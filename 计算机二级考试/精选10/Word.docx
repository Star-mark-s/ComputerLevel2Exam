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A5DFD" w:rsidRDefault="00824C59" w:rsidP="00F37040">
      <w:bookmarkStart w:id="0" w:name="_GoBack"/>
      <w:bookmarkEnd w:id="0"/>
      <w:r w:rsidRPr="00F37040">
        <w:t>鲜为人知的</w:t>
      </w:r>
      <w:ins w:id="1" w:author="文晓雨" w:date="2016-08-02T13:27:00Z">
        <w:r w:rsidR="00B637FD">
          <w:rPr>
            <w:rFonts w:hint="eastAsia"/>
          </w:rPr>
          <w:t>秘密</w:t>
        </w:r>
      </w:ins>
      <w:del w:id="2" w:author="文晓雨" w:date="2016-08-02T13:27:00Z">
        <w:r w:rsidR="00F37040" w:rsidRPr="00F37040" w:rsidDel="00B637FD">
          <w:delText>密</w:delText>
        </w:r>
        <w:r w:rsidRPr="00F37040" w:rsidDel="00B637FD">
          <w:delText>秘</w:delText>
        </w:r>
      </w:del>
      <w:r w:rsidRPr="00F37040">
        <w:t>:光学器材如何助力西方写实绘画</w:t>
      </w:r>
    </w:p>
    <w:p w:rsidR="000A5DFD" w:rsidRDefault="000A5DFD" w:rsidP="00F37040"/>
    <w:p w:rsidR="000A5DFD" w:rsidRPr="00EF1FB3" w:rsidRDefault="000A5DFD" w:rsidP="00F37040"/>
    <w:p w:rsidR="000A5DFD" w:rsidRDefault="00824C59" w:rsidP="00F37040">
      <w:r w:rsidRPr="00F37040">
        <w:rPr>
          <w:rFonts w:hint="eastAsia"/>
        </w:rPr>
        <w:t xml:space="preserve">　　借助光学器材作画的绝非维米尔一人，参与者还有很多，其中不乏名家大腕，如杨·凡·埃克、霍尔拜因、伦勃朗、哈里斯和委拉斯开兹等等，几乎贯穿了15世纪之后的西方绘画史。</w:t>
      </w:r>
    </w:p>
    <w:p w:rsidR="000A5DFD" w:rsidRDefault="000A5DFD" w:rsidP="00F37040"/>
    <w:p w:rsidR="000A5DFD" w:rsidRDefault="00824C59" w:rsidP="00F37040">
      <w:pPr>
        <w:rPr>
          <w:color w:val="FF0000"/>
        </w:rPr>
      </w:pPr>
      <w:r w:rsidRPr="00F37040">
        <w:rPr>
          <w:rFonts w:hint="eastAsia"/>
          <w:color w:val="FF0000"/>
        </w:rPr>
        <w:t>1透视法催生光学器件</w:t>
      </w:r>
    </w:p>
    <w:p w:rsidR="000A5DFD" w:rsidRDefault="000A5DFD" w:rsidP="00F37040">
      <w:pPr>
        <w:rPr>
          <w:color w:val="FF0000"/>
        </w:rPr>
      </w:pPr>
    </w:p>
    <w:p w:rsidR="000A5DFD" w:rsidRDefault="00824C59" w:rsidP="00F37040">
      <w:r w:rsidRPr="00F37040">
        <w:rPr>
          <w:rFonts w:hint="eastAsia"/>
        </w:rPr>
        <w:t>众所周知，西方写实绘画开始于文艺复兴时期。而作为写实绘画技法基础的透视法也是在这个时候产生的。当时担任佛罗伦萨大教堂总建筑师的布鲁内斯基觉得要把自己的构思先画成草图告诉施工人员，必须要建立一套系统的透视画法才行（“透视”源于拉丁动词</w:t>
      </w:r>
      <w:ins w:id="3" w:author="李东阳" w:date="2016-08-02T13:29:00Z">
        <w:r w:rsidR="00B637FD">
          <w:rPr>
            <w:rFonts w:hint="eastAsia"/>
          </w:rPr>
          <w:t>P</w:t>
        </w:r>
      </w:ins>
      <w:del w:id="4" w:author="李东阳" w:date="2016-08-02T13:29:00Z">
        <w:r w:rsidRPr="00F37040" w:rsidDel="00B637FD">
          <w:rPr>
            <w:rFonts w:hint="eastAsia"/>
          </w:rPr>
          <w:delText>p</w:delText>
        </w:r>
      </w:del>
      <w:r w:rsidRPr="00F37040">
        <w:rPr>
          <w:rFonts w:hint="eastAsia"/>
        </w:rPr>
        <w:t>erspicio，即清楚地看到，仔细看的意思）。大约在1420年，他通过实验发现了透视规律：布鲁内斯基打开了教堂的一扇门，站在室内可以看到门外的广场，街道和已经竣工的“洗礼堂”。以门框为界不就是一幅风景画吗？他发现建筑物尺寸的缩小与它们离开观察者的距离是成正比例的。又经过他耐心仔细的观察，布鲁内斯基发现了当我们用单只眼睛观察街道时，随着街道的后退，两边鳞次栉比的建筑物的远离，建筑物和树木的高度会渐次变小……布鲁内斯基用直线把各个建筑物和各种树木的相应的顶点分别连起来，并把连线向远处延伸，确定这些直线将交会于一点，这一点即称作“消失点”或“灭点”。</w:t>
      </w:r>
    </w:p>
    <w:p w:rsidR="000A5DFD" w:rsidRDefault="000A5DFD" w:rsidP="00F37040"/>
    <w:p w:rsidR="000A5DFD" w:rsidRDefault="00824C59" w:rsidP="00F37040">
      <w:r w:rsidRPr="00F37040">
        <w:rPr>
          <w:rFonts w:hint="eastAsia"/>
        </w:rPr>
        <w:t xml:space="preserve">　　透视规律的发现对写实绘画起到了至关重要的作用：以前画匠只知道“近大远小”的道理，但是不知道远处的人（物）应该缩小到什么程度才算是恰当的。有了透视法掌握起来就容易多了。但是，透视法则要借助数学，不易被广大画匠掌握。经德国画家丢勒等人的努力，发明了“透视窗”，即通过一个透明的纱幕（上面有细绳组成的方格），来观察绘画对象。然后在画板上画上同样的方格，借助方格来临摹纱幕上的影像，显然要比徒手写生容易得多。这种画法有点像我国画人像用的九宫格。由于有了这些器具，透视画法在西方流传起来并成为传统，可以说如果没有透视学也就没有西方500年光辉灿烂的经典绘画史。</w:t>
      </w:r>
    </w:p>
    <w:p w:rsidR="000A5DFD" w:rsidRDefault="000A5DFD" w:rsidP="00F37040"/>
    <w:p w:rsidR="000A5DFD" w:rsidRDefault="00824C59" w:rsidP="00F37040">
      <w:r w:rsidRPr="00F37040">
        <w:rPr>
          <w:rFonts w:hint="eastAsia"/>
        </w:rPr>
        <w:t xml:space="preserve">　　</w:t>
      </w:r>
      <w:r w:rsidR="000A7912" w:rsidRPr="00F37040">
        <w:rPr>
          <w:rFonts w:hint="eastAsia"/>
          <w:noProof/>
        </w:rPr>
        <w:drawing>
          <wp:inline distT="0" distB="0" distL="0" distR="0" wp14:anchorId="5AEEC4F9" wp14:editId="150766EA">
            <wp:extent cx="5274310" cy="1837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6465428ff34b938c7255a94b849c15_th.jpg"/>
                    <pic:cNvPicPr/>
                  </pic:nvPicPr>
                  <pic:blipFill>
                    <a:blip r:embed="rId8">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lastRenderedPageBreak/>
        <w:t xml:space="preserve">　　图1丢勒著作《透视学》中的木刻插图</w:t>
      </w:r>
    </w:p>
    <w:p w:rsidR="000A5DFD" w:rsidRDefault="000A5DFD" w:rsidP="00F37040">
      <w:pPr>
        <w:rPr>
          <w:color w:val="00B050"/>
        </w:rPr>
      </w:pPr>
    </w:p>
    <w:p w:rsidR="000A5DFD" w:rsidRDefault="00824C59" w:rsidP="00F37040">
      <w:r w:rsidRPr="00F37040">
        <w:rPr>
          <w:rFonts w:hint="eastAsia"/>
        </w:rPr>
        <w:t xml:space="preserve">　　</w:t>
      </w:r>
      <w:r w:rsidRPr="00686104">
        <w:rPr>
          <w:rFonts w:hint="eastAsia"/>
        </w:rPr>
        <w:t>图1</w:t>
      </w:r>
      <w:r w:rsidRPr="00F37040">
        <w:rPr>
          <w:rFonts w:hint="eastAsia"/>
        </w:rPr>
        <w:t>是丢勒著作《透视学》中的木刻插图，形象地说明了利用“透视窗”来实现透视画法。后来类似的透视器件悄悄地在行业内流行起来了，</w:t>
      </w:r>
      <w:r w:rsidRPr="00686104">
        <w:rPr>
          <w:rFonts w:hint="eastAsia"/>
        </w:rPr>
        <w:t>图2</w:t>
      </w:r>
      <w:r w:rsidRPr="00F37040">
        <w:rPr>
          <w:rFonts w:hint="eastAsia"/>
        </w:rPr>
        <w:t>是当时画家使用的一种“取镜器”，原理有点像照相机，当把镜头对着外面的景物，后面的玻璃片上就会映现出景物的倒像，用它可以帮助画家取景和布局。</w:t>
      </w:r>
      <w:r w:rsidRPr="00686104">
        <w:rPr>
          <w:rFonts w:hint="eastAsia"/>
        </w:rPr>
        <w:t>图2</w:t>
      </w:r>
      <w:r w:rsidRPr="00F37040">
        <w:rPr>
          <w:rFonts w:hint="eastAsia"/>
        </w:rPr>
        <w:t>所示的取景器据说还是画家伦勃朗用过的原件呢</w:t>
      </w:r>
      <w:r w:rsidR="00B557EA" w:rsidRPr="00A5630C">
        <w:rPr>
          <w:rStyle w:val="af0"/>
          <w:vertAlign w:val="baseline"/>
        </w:rPr>
        <w:footnoteReference w:id="1"/>
      </w:r>
      <w:r w:rsidRPr="00F37040">
        <w:rPr>
          <w:rFonts w:hint="eastAsia"/>
        </w:rPr>
        <w:t>！</w:t>
      </w:r>
    </w:p>
    <w:p w:rsidR="000A5DFD" w:rsidRDefault="000A5DFD" w:rsidP="00F37040"/>
    <w:p w:rsidR="000A5DFD" w:rsidRDefault="000A7912" w:rsidP="00F37040">
      <w:r w:rsidRPr="00F37040">
        <w:rPr>
          <w:rFonts w:hint="eastAsia"/>
          <w:noProof/>
        </w:rPr>
        <w:lastRenderedPageBreak/>
        <w:drawing>
          <wp:inline distT="0" distB="0" distL="0" distR="0" wp14:anchorId="7B8E515D" wp14:editId="1DD44FE1">
            <wp:extent cx="5274310" cy="69094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e7531637e4b40b9104be0e66db95d_th.jpg"/>
                    <pic:cNvPicPr/>
                  </pic:nvPicPr>
                  <pic:blipFill>
                    <a:blip r:embed="rId9">
                      <a:extLst>
                        <a:ext uri="{28A0092B-C50C-407E-A947-70E740481C1C}">
                          <a14:useLocalDpi xmlns:a14="http://schemas.microsoft.com/office/drawing/2010/main" val="0"/>
                        </a:ext>
                      </a:extLst>
                    </a:blip>
                    <a:stretch>
                      <a:fillRect/>
                    </a:stretch>
                  </pic:blipFill>
                  <pic:spPr>
                    <a:xfrm>
                      <a:off x="0" y="0"/>
                      <a:ext cx="5274310" cy="6909435"/>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图2这个取景器据说是画家伦勃朗用过的原件</w:t>
      </w:r>
    </w:p>
    <w:p w:rsidR="000A5DFD" w:rsidRDefault="000A5DFD" w:rsidP="00F37040">
      <w:pPr>
        <w:rPr>
          <w:color w:val="00B050"/>
        </w:rPr>
      </w:pPr>
    </w:p>
    <w:p w:rsidR="000A5DFD" w:rsidRDefault="00824C59" w:rsidP="00F37040">
      <w:pPr>
        <w:rPr>
          <w:color w:val="FF0000"/>
        </w:rPr>
      </w:pPr>
      <w:r w:rsidRPr="00F37040">
        <w:rPr>
          <w:rFonts w:hint="eastAsia"/>
          <w:color w:val="FF0000"/>
        </w:rPr>
        <w:t>2破解“维米尔之谜”</w:t>
      </w:r>
    </w:p>
    <w:p w:rsidR="000A5DFD" w:rsidRDefault="000A5DFD" w:rsidP="00F37040">
      <w:pPr>
        <w:rPr>
          <w:color w:val="FF0000"/>
        </w:rPr>
      </w:pPr>
    </w:p>
    <w:p w:rsidR="000A5DFD" w:rsidRDefault="00824C59" w:rsidP="00F37040">
      <w:r w:rsidRPr="00F37040">
        <w:rPr>
          <w:rFonts w:hint="eastAsia"/>
        </w:rPr>
        <w:lastRenderedPageBreak/>
        <w:t>2001年，英国牛津大学出版社出版了英国公开大学教授斯特德曼的著作《维米尔的照相机》，对17世纪荷兰大画家维米尔（Johannes</w:t>
      </w:r>
      <w:ins w:id="5" w:author="文晓雨" w:date="2016-08-02T13:27:00Z">
        <w:r w:rsidR="00B637FD">
          <w:rPr>
            <w:rFonts w:hint="eastAsia"/>
          </w:rPr>
          <w:t xml:space="preserve"> </w:t>
        </w:r>
      </w:ins>
      <w:r w:rsidRPr="00F37040">
        <w:rPr>
          <w:rFonts w:hint="eastAsia"/>
        </w:rPr>
        <w:t>Vermeer，1632-1675）是否借助“暗箱”来作画，作了极为深入的研究</w:t>
      </w:r>
      <w:r w:rsidR="00B557EA" w:rsidRPr="00A5630C">
        <w:rPr>
          <w:rStyle w:val="af0"/>
          <w:vertAlign w:val="baseline"/>
        </w:rPr>
        <w:footnoteReference w:id="2"/>
      </w:r>
      <w:r w:rsidRPr="00F37040">
        <w:rPr>
          <w:rFonts w:hint="eastAsia"/>
        </w:rPr>
        <w:t>。为什么维米尔会成为艺术史家关注的目标呢？因为维米尔是一位生前穷困，死后萧条，直到许多年以后由于法国艺术史家托雷的发现和重新评估，才一时名声大噪，广为人知。所以他的生平有点神秘兮兮，格外引人注目。维米尔确实画得好，他以创作具有风俗性质的室内画最负盛名。他的画尺幅较小，没有多余的道具和背景，用色亦很简单，但通过对光的运用给人一种异乎寻常的宁静和安详。正是这种平淡的意境，令世界上无数粉丝为之倾倒。</w:t>
      </w:r>
    </w:p>
    <w:p w:rsidR="000A5DFD" w:rsidRDefault="000A5DFD" w:rsidP="00F37040"/>
    <w:p w:rsidR="000A5DFD" w:rsidRDefault="00824C59" w:rsidP="00F37040">
      <w:r w:rsidRPr="00F37040">
        <w:rPr>
          <w:rFonts w:hint="eastAsia"/>
        </w:rPr>
        <w:t xml:space="preserve">　　维米尔作画相当缓慢，一生只创作了34～38幅作品，而且尺寸比较小（通常只有2张</w:t>
      </w:r>
      <w:del w:id="6" w:author="李东阳" w:date="2016-08-02T13:32:00Z">
        <w:r w:rsidRPr="00F37040" w:rsidDel="00B637FD">
          <w:rPr>
            <w:rFonts w:hint="eastAsia"/>
          </w:rPr>
          <w:delText>A4</w:delText>
        </w:r>
      </w:del>
      <w:ins w:id="7" w:author="李东阳" w:date="2016-08-02T13:32:00Z">
        <w:r w:rsidR="00B637FD">
          <w:rPr>
            <w:rFonts w:hint="eastAsia"/>
          </w:rPr>
          <w:t>B5</w:t>
        </w:r>
      </w:ins>
      <w:r w:rsidRPr="00F37040">
        <w:rPr>
          <w:rFonts w:hint="eastAsia"/>
        </w:rPr>
        <w:t>纸大小）。他没有收过学徒，也没有留下任何有关于画画的文字记录和草图，因此受不少人猜测：他可能使用了一个被称为“暗箱”的光学设备来帮助他构图确定写生对象的位置。</w:t>
      </w:r>
    </w:p>
    <w:p w:rsidR="000A5DFD" w:rsidRDefault="000A5DFD" w:rsidP="00F37040"/>
    <w:p w:rsidR="000A5DFD" w:rsidRDefault="000A7912" w:rsidP="00F37040">
      <w:r w:rsidRPr="00F37040">
        <w:rPr>
          <w:rFonts w:hint="eastAsia"/>
          <w:noProof/>
        </w:rPr>
        <w:lastRenderedPageBreak/>
        <w:drawing>
          <wp:inline distT="0" distB="0" distL="0" distR="0" wp14:anchorId="54BA3E59" wp14:editId="07F6B4AD">
            <wp:extent cx="5274310" cy="6127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29f861ad6475bbc6810ce33b8b030_th.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6127115"/>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图3维米尔作品《绣花女工》</w:t>
      </w:r>
    </w:p>
    <w:p w:rsidR="000A5DFD" w:rsidRDefault="000A5DFD" w:rsidP="00F37040">
      <w:pPr>
        <w:rPr>
          <w:color w:val="00B050"/>
        </w:rPr>
      </w:pPr>
    </w:p>
    <w:p w:rsidR="000A5DFD" w:rsidRDefault="00824C59" w:rsidP="00F37040">
      <w:r w:rsidRPr="00F37040">
        <w:rPr>
          <w:rFonts w:hint="eastAsia"/>
        </w:rPr>
        <w:t xml:space="preserve">　　</w:t>
      </w:r>
      <w:r w:rsidRPr="00686104">
        <w:rPr>
          <w:rFonts w:hint="eastAsia"/>
        </w:rPr>
        <w:t>图3</w:t>
      </w:r>
      <w:r w:rsidRPr="00F37040">
        <w:rPr>
          <w:rFonts w:hint="eastAsia"/>
        </w:rPr>
        <w:t>是他的作品《绣花女工》，这一幅被印象派画家雷诺阿称赞为画得“最美丽的女子”的作品，无论是女子的神态，还是各种布料和道具，都描写得异常精致细腻，好像是用高精度照相机拍摄的一般，特别是那些闪闪发光的小珠子的反光亮点，如果不是光线通过了镜头会聚，亮点不会那样的集中和明亮。正是由于这些原因，近一百年来，对维米尔用暗箱作画的猜测存疑至今。</w:t>
      </w:r>
    </w:p>
    <w:p w:rsidR="000A5DFD" w:rsidRDefault="000A5DFD" w:rsidP="00F37040"/>
    <w:p w:rsidR="000A5DFD" w:rsidRDefault="00824C59" w:rsidP="00F37040">
      <w:r w:rsidRPr="00F37040">
        <w:rPr>
          <w:rFonts w:hint="eastAsia"/>
        </w:rPr>
        <w:lastRenderedPageBreak/>
        <w:t xml:space="preserve">　　斯特德曼教授的研究手段当然要现代化得多。他用X光检查了维米尔的个别画作，发现涂面下方并不是油画的初稿或素描，而是用黑色和白色勾画的图像轮廓。这对维米尔用暗箱作画一说提供了有力的支持。</w:t>
      </w:r>
    </w:p>
    <w:p w:rsidR="000A5DFD" w:rsidRDefault="000A5DFD" w:rsidP="00F37040"/>
    <w:p w:rsidR="000A5DFD" w:rsidRDefault="00824C59" w:rsidP="00F37040">
      <w:r w:rsidRPr="00F37040">
        <w:rPr>
          <w:rFonts w:hint="eastAsia"/>
        </w:rPr>
        <w:t xml:space="preserve">　　为了说明这一点，笔者对“暗箱”作些解释：当画家要写生房间里的室内景象时，可以把相邻的房间布置成暗室，并在中间的隔墙上开孔安装一枚凸透镜，镜后放一块画板。于是，室内明亮的光线就会通过透镜在画板上投下一个倒立的像，调节画板与透镜之间的距离（即照相术里称的“像距”），可以在画板上获得比较清晰的像。此时画家要动作敏捷、赶快用黑、白线条把景象的轮廓描摹下来。轮廓勾好后，“暗箱”也就大功告成了。接下来，画家可以回到明亮的房间里重新架起画板，细细观察房内的人和物，气定神闲地描画了。因为画板上的轮廓线已经能够在二维平面上极其逼真地表现出三维空间的景象，这对当时不能娴熟运用透视法的画家来说无异有了一个独门秘笈。知道了“暗箱”的工作原理，读者不难掂出这次X光发现的份量。</w:t>
      </w:r>
    </w:p>
    <w:p w:rsidR="000A5DFD" w:rsidRDefault="000A5DFD" w:rsidP="00F37040"/>
    <w:p w:rsidR="000A5DFD" w:rsidRDefault="00824C59" w:rsidP="00F37040">
      <w:r w:rsidRPr="00F37040">
        <w:rPr>
          <w:rFonts w:hint="eastAsia"/>
        </w:rPr>
        <w:t xml:space="preserve">　　斯特德曼作为建筑学教授还注意到维米尔的许多画作都是以同一间房为场景的，这就是维米尔的寓所（19世纪被拆）。据他估算，这间房的一面墙上应该有3扇大窗，而维米尔的作品里通常只出现1到2扇窗子，所以他认为第3扇窗对应的空间就应该是画家的暗室或者放“暗箱”的地方</w:t>
      </w:r>
      <w:r w:rsidR="00B557EA" w:rsidRPr="00A5630C">
        <w:rPr>
          <w:rStyle w:val="af0"/>
          <w:vertAlign w:val="baseline"/>
        </w:rPr>
        <w:footnoteReference w:id="3"/>
      </w:r>
      <w:r w:rsidRPr="00F37040">
        <w:rPr>
          <w:rFonts w:hint="eastAsia"/>
        </w:rPr>
        <w:t>。</w:t>
      </w:r>
    </w:p>
    <w:p w:rsidR="000A5DFD" w:rsidRDefault="000A5DFD" w:rsidP="00F37040"/>
    <w:p w:rsidR="000A5DFD" w:rsidRDefault="00824C59" w:rsidP="00F37040">
      <w:r w:rsidRPr="00F37040">
        <w:rPr>
          <w:rFonts w:hint="eastAsia"/>
        </w:rPr>
        <w:t xml:space="preserve">　　他认为维米尔的作品十分严格地遵循了绘画中的透视原则，如果不是不借助了“暗箱”，是难以如此精准的。为此斯特德曼还做了模拟实验，他以1/6的比例搭建了维米尔家的场景，复制了人物和道具，逐一还原出维米尔画中的景象并拍摄照片，把照片与油画对照，二者相当一致。应该说，一切研究结果都支持维米尔借助“暗箱”来作画的说法。</w:t>
      </w:r>
    </w:p>
    <w:p w:rsidR="000A5DFD" w:rsidRDefault="000A5DFD" w:rsidP="00F37040"/>
    <w:p w:rsidR="000A5DFD" w:rsidRDefault="00824C59" w:rsidP="00F37040">
      <w:pPr>
        <w:rPr>
          <w:color w:val="FF0000"/>
        </w:rPr>
      </w:pPr>
      <w:r w:rsidRPr="0023487D">
        <w:rPr>
          <w:rFonts w:hint="eastAsia"/>
          <w:color w:val="FF0000"/>
        </w:rPr>
        <w:t>3霍克尼的新发现</w:t>
      </w:r>
    </w:p>
    <w:p w:rsidR="000A5DFD" w:rsidRDefault="000A5DFD" w:rsidP="00F37040">
      <w:pPr>
        <w:rPr>
          <w:color w:val="FF0000"/>
        </w:rPr>
      </w:pPr>
    </w:p>
    <w:p w:rsidR="000A5DFD" w:rsidRDefault="00824C59" w:rsidP="00F37040">
      <w:r w:rsidRPr="00F37040">
        <w:rPr>
          <w:rFonts w:hint="eastAsia"/>
        </w:rPr>
        <w:t>本世纪初英国画家大卫·霍克尼（David</w:t>
      </w:r>
      <w:ins w:id="8" w:author="文晓雨" w:date="2016-08-02T13:27:00Z">
        <w:r w:rsidR="00B637FD">
          <w:rPr>
            <w:rFonts w:hint="eastAsia"/>
          </w:rPr>
          <w:t xml:space="preserve"> </w:t>
        </w:r>
      </w:ins>
      <w:r w:rsidRPr="00F37040">
        <w:rPr>
          <w:rFonts w:hint="eastAsia"/>
        </w:rPr>
        <w:t>Hockney，1937-）对于这一个老话题又有了新的重要发现。霍克尼是最著名的现代画家，与波普艺术大师安迪·沃霍尔相熟，他看到沃霍尔借助投影机来画人物的头像，即把人物的图像投影到画板上，然后依据画板上的阴影来勾线，所以勾起来流畅而且自信。这让他想起在美术馆参观19世纪画家安格尔的素描时，大师的线条也是那样的流畅而且自信。受过长期专业训练的霍克尼知道，用“裸眼”直接观察写实时，要确定对象的轮廓相当困难，需要不断模索，会在画上留下试探性的笔触，如果有了依据，线条就干净利索多了。正是这个发现导致霍克尼对这一问题的关注。</w:t>
      </w:r>
    </w:p>
    <w:p w:rsidR="000A5DFD" w:rsidRDefault="000A5DFD" w:rsidP="00F37040"/>
    <w:p w:rsidR="000A5DFD" w:rsidRDefault="00824C59" w:rsidP="00F37040">
      <w:r w:rsidRPr="00F37040">
        <w:rPr>
          <w:rFonts w:hint="eastAsia"/>
        </w:rPr>
        <w:t xml:space="preserve">　　于是，霍克尼把数十幅14世纪以后的西方著名的写实绘画作品的电子印刷品挂在自己画室的一面长达21.5米的墙壁上，空闲的时候随便看看，居然有了不少</w:t>
      </w:r>
      <w:r w:rsidRPr="00F37040">
        <w:rPr>
          <w:rFonts w:hint="eastAsia"/>
        </w:rPr>
        <w:lastRenderedPageBreak/>
        <w:t>新发现：有些大师的人物作品，头部和身材的比例明显失调，可能是画家只是在画头部的时候用了器材的缘故；又如，在15-16世纪的部分画家（如：杨·凡·爱克、莫尼罗等等）的作品里，不仅仅是人物的轮廓线画得非常准确，连人物服装上的花样和衣料的褶皱都丝丝入扣，描绘得与真实事物十分吻合，水准远远高于同时代的其他人，因此推断他们应该是用了光学器具，否则是做不到的。又如在《绣花女工》（</w:t>
      </w:r>
      <w:r w:rsidRPr="00686104">
        <w:rPr>
          <w:rFonts w:hint="eastAsia"/>
        </w:rPr>
        <w:t>图3</w:t>
      </w:r>
      <w:r w:rsidRPr="00F37040">
        <w:rPr>
          <w:rFonts w:hint="eastAsia"/>
        </w:rPr>
        <w:t>）里，他发现前景中的布料和更靠前面的椅子的结构显得模糊。这是因为光学镜头有一定的镜深，前景中的部分景物已经有点跑焦了——为维米尔使用暗箱又添加了一个佐证。当然霍克尼最重要的发现是：借助光学器材作画的绝非维米尔一人，参与者还有很多，其中不乏名家大腕，如杨·凡·埃克、霍尔拜因、伦勃朗、哈里斯和委拉斯开兹等等，几乎贯穿了15世纪之后的西方绘画史（当然也有明显不使用器具的，如米开朗琪罗和布鲁盖尔）！下面是两个使用光学器具辅助作画的典型例子</w:t>
      </w:r>
      <w:r w:rsidR="00B557EA" w:rsidRPr="00A5630C">
        <w:rPr>
          <w:rStyle w:val="af0"/>
          <w:vertAlign w:val="baseline"/>
        </w:rPr>
        <w:footnoteReference w:id="4"/>
      </w:r>
      <w:r w:rsidRPr="00F37040">
        <w:rPr>
          <w:rFonts w:hint="eastAsia"/>
        </w:rPr>
        <w:t>：</w:t>
      </w:r>
    </w:p>
    <w:p w:rsidR="000A5DFD" w:rsidRDefault="000A5DFD" w:rsidP="00F37040"/>
    <w:p w:rsidR="000A5DFD" w:rsidRDefault="00824C59" w:rsidP="00F37040">
      <w:r w:rsidRPr="00F37040">
        <w:rPr>
          <w:rFonts w:hint="eastAsia"/>
        </w:rPr>
        <w:t xml:space="preserve">　　</w:t>
      </w:r>
      <w:del w:id="9" w:author="文晓雨" w:date="2016-08-02T13:28:00Z">
        <w:r w:rsidRPr="00F37040" w:rsidDel="00B637FD">
          <w:rPr>
            <w:rFonts w:hint="eastAsia"/>
          </w:rPr>
          <w:delText>1</w:delText>
        </w:r>
      </w:del>
      <w:r w:rsidRPr="00F37040">
        <w:rPr>
          <w:rFonts w:hint="eastAsia"/>
        </w:rPr>
        <w:t>比维米尔早了1个多世纪的霍尔拜因（Holbein，1497-1543）是一位与丢勒齐名的德国画家。在他36岁时的力作油画《大使》中，可以清楚地见到使用光学器具的痕迹。《大使》是一幅人物画也是历史画（</w:t>
      </w:r>
      <w:r w:rsidRPr="00686104">
        <w:rPr>
          <w:rFonts w:hint="eastAsia"/>
        </w:rPr>
        <w:t>图4</w:t>
      </w:r>
      <w:r w:rsidRPr="00F37040">
        <w:rPr>
          <w:rFonts w:hint="eastAsia"/>
        </w:rPr>
        <w:t>）。</w:t>
      </w:r>
    </w:p>
    <w:p w:rsidR="000A5DFD" w:rsidRDefault="000A5DFD" w:rsidP="00F37040"/>
    <w:p w:rsidR="000A5DFD" w:rsidRDefault="00824C59" w:rsidP="00F37040">
      <w:r w:rsidRPr="00F37040">
        <w:rPr>
          <w:rFonts w:hint="eastAsia"/>
        </w:rPr>
        <w:lastRenderedPageBreak/>
        <w:t xml:space="preserve">　　</w:t>
      </w:r>
      <w:r w:rsidR="000A7912" w:rsidRPr="00F37040">
        <w:rPr>
          <w:rFonts w:hint="eastAsia"/>
          <w:noProof/>
        </w:rPr>
        <w:drawing>
          <wp:inline distT="0" distB="0" distL="0" distR="0" wp14:anchorId="70CC272E" wp14:editId="6307F0AB">
            <wp:extent cx="5274310" cy="5247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ec08b749140a8ace7f08d99770c1d_th.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5247640"/>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图4霍尔拜因作品《大使》</w:t>
      </w:r>
    </w:p>
    <w:p w:rsidR="000A5DFD" w:rsidRDefault="000A5DFD" w:rsidP="00F37040">
      <w:pPr>
        <w:rPr>
          <w:color w:val="00B050"/>
        </w:rPr>
      </w:pPr>
    </w:p>
    <w:p w:rsidR="000A5DFD" w:rsidRDefault="00824C59" w:rsidP="00F37040">
      <w:r w:rsidRPr="00F37040">
        <w:rPr>
          <w:rFonts w:hint="eastAsia"/>
        </w:rPr>
        <w:t xml:space="preserve">　　画的左边站着法国君主弗朗索瓦一世派往英王亨利</w:t>
      </w:r>
      <w:del w:id="10" w:author="李东阳" w:date="2016-08-02T13:30:00Z">
        <w:r w:rsidRPr="00F37040" w:rsidDel="00B637FD">
          <w:rPr>
            <w:rFonts w:hint="eastAsia"/>
          </w:rPr>
          <w:delText>8</w:delText>
        </w:r>
      </w:del>
      <w:ins w:id="11" w:author="李东阳" w:date="2016-08-02T13:30:00Z">
        <w:r w:rsidR="00B637FD">
          <w:rPr>
            <w:rFonts w:hint="eastAsia"/>
          </w:rPr>
          <w:t>八</w:t>
        </w:r>
      </w:ins>
      <w:r w:rsidRPr="00F37040">
        <w:rPr>
          <w:rFonts w:hint="eastAsia"/>
        </w:rPr>
        <w:t>世宫廷的大使让·德·丹特维尔（他就是这幅画的赞助人），站在右边的是他的朋友乔治·德·塞夫尔主教。这幅画记录了这样一段历史：塞夫尔主教受法国天主教会的委托，来访英国与大使秘密会见，试图调解新教与天主教之间日益严重的分歧。由于这一事件与英国皇家的婚姻问题相关，所以画中许多道具都有一定的隐喻：在数学书打开的一页上的头一个词是拉丁文“分割”；那一本赞美诗是著名的德国新教出版物,它被翻开到与有争议人物路德本人有关的那首赞美诗；而鲁特琴上断了的弦以及长笛盒中丢失了一支长笛的事实都说明了失调和不和谐</w:t>
      </w:r>
      <w:r w:rsidR="00B557EA" w:rsidRPr="00A5630C">
        <w:rPr>
          <w:rStyle w:val="af0"/>
          <w:vertAlign w:val="baseline"/>
        </w:rPr>
        <w:footnoteReference w:id="5"/>
      </w:r>
      <w:r w:rsidRPr="00F37040">
        <w:rPr>
          <w:rFonts w:hint="eastAsia"/>
        </w:rPr>
        <w:t>。</w:t>
      </w:r>
    </w:p>
    <w:p w:rsidR="000A5DFD" w:rsidRDefault="000A5DFD" w:rsidP="00F37040"/>
    <w:p w:rsidR="000A5DFD" w:rsidRDefault="00824C59" w:rsidP="00F37040">
      <w:r w:rsidRPr="00F37040">
        <w:rPr>
          <w:rFonts w:hint="eastAsia"/>
        </w:rPr>
        <w:t xml:space="preserve">　　请读者留意，在两人之间可见一片呈对角线状的东西——在整个画面中最具冲击力的——是视觉上最不协调!这是什么“劳什子”？如果观者贴近画面沿着对角线的方向观察，嘿！那是一个放大了的，以扭曲变形的方式画出来的头颅骨。在丹特维尔的软帽上，我们可以看到这个颅骨原来的形状。那么霍尔拜因为何要在画中添加这样一个扭曲的颅骨图像呢?</w:t>
      </w:r>
    </w:p>
    <w:p w:rsidR="000A5DFD" w:rsidRDefault="000A5DFD" w:rsidP="00F37040"/>
    <w:p w:rsidR="000A5DFD" w:rsidRDefault="00824C59" w:rsidP="00F37040">
      <w:r w:rsidRPr="00F37040">
        <w:rPr>
          <w:rFonts w:hint="eastAsia"/>
        </w:rPr>
        <w:t xml:space="preserve">　　显然这样变形的颅骨是非常难画的，要画得精准只有一个办法，就是利用斜方向上的光投影原理：设想把这个颅骨图像贴在玻璃窗上，当阳光斜向入射时，在墙壁上就会留下它清晰的影子，只要依样画葫芦把影子描下来就可以了。霍克尼用电脑对画中的变形图像进行逆处理，果然非常精准地还原出了颅骨的正常图像。</w:t>
      </w:r>
    </w:p>
    <w:p w:rsidR="000A5DFD" w:rsidRDefault="000A5DFD" w:rsidP="00F37040"/>
    <w:p w:rsidR="000A5DFD" w:rsidRDefault="00824C59" w:rsidP="00F37040">
      <w:r w:rsidRPr="00F37040">
        <w:rPr>
          <w:rFonts w:hint="eastAsia"/>
        </w:rPr>
        <w:t xml:space="preserve">　　正是这一个极少出现在绘画中的变形图像暴露了画家使用光学器具的事实。他这样画也许要借此炫耀画技，或者想说明自己有着“独门武器”。关于这一点，画家在作品里表现得淋漓尽致：背景里的鲁特琴、地球仪等等形状不规则的物体，一般画家都避之不及，但是他不仅画了，而且一丝不苟，非常准确。这恐怕就是德国人的性格使然吧！</w:t>
      </w:r>
    </w:p>
    <w:p w:rsidR="000A5DFD" w:rsidRDefault="000A5DFD" w:rsidP="00F37040"/>
    <w:p w:rsidR="000A5DFD" w:rsidRDefault="00824C59" w:rsidP="00F37040">
      <w:r w:rsidRPr="00F37040">
        <w:rPr>
          <w:rFonts w:hint="eastAsia"/>
        </w:rPr>
        <w:t xml:space="preserve">　　</w:t>
      </w:r>
      <w:del w:id="12" w:author="文晓雨" w:date="2016-08-02T13:28:00Z">
        <w:r w:rsidRPr="00F37040" w:rsidDel="00B637FD">
          <w:rPr>
            <w:rFonts w:hint="eastAsia"/>
          </w:rPr>
          <w:delText>2</w:delText>
        </w:r>
      </w:del>
      <w:r w:rsidRPr="00F37040">
        <w:rPr>
          <w:rFonts w:hint="eastAsia"/>
        </w:rPr>
        <w:t>比维米尔早了半个世纪的意大利画家卡拉瓦乔(Michelangelo</w:t>
      </w:r>
      <w:ins w:id="13" w:author="文晓雨" w:date="2016-08-02T13:28:00Z">
        <w:r w:rsidR="00B637FD">
          <w:rPr>
            <w:rFonts w:hint="eastAsia"/>
          </w:rPr>
          <w:t xml:space="preserve"> </w:t>
        </w:r>
      </w:ins>
      <w:r w:rsidRPr="00F37040">
        <w:rPr>
          <w:rFonts w:hint="eastAsia"/>
        </w:rPr>
        <w:t>Merisi</w:t>
      </w:r>
      <w:ins w:id="14" w:author="文晓雨" w:date="2016-08-02T13:28:00Z">
        <w:r w:rsidR="00B637FD">
          <w:rPr>
            <w:rFonts w:hint="eastAsia"/>
          </w:rPr>
          <w:t xml:space="preserve"> </w:t>
        </w:r>
      </w:ins>
      <w:r w:rsidRPr="00F37040">
        <w:rPr>
          <w:rFonts w:hint="eastAsia"/>
        </w:rPr>
        <w:t>da</w:t>
      </w:r>
      <w:ins w:id="15" w:author="文晓雨" w:date="2016-08-02T13:28:00Z">
        <w:r w:rsidR="00B637FD">
          <w:rPr>
            <w:rFonts w:hint="eastAsia"/>
          </w:rPr>
          <w:t xml:space="preserve"> </w:t>
        </w:r>
      </w:ins>
      <w:r w:rsidRPr="00F37040">
        <w:rPr>
          <w:rFonts w:hint="eastAsia"/>
        </w:rPr>
        <w:t>Caravaggio，1571-1610)是被霍克尼认为最善于使用光学器材的人。</w:t>
      </w:r>
    </w:p>
    <w:p w:rsidR="000A5DFD" w:rsidRDefault="000A5DFD" w:rsidP="00F37040"/>
    <w:p w:rsidR="000A5DFD" w:rsidRDefault="000A7912" w:rsidP="00F37040">
      <w:r w:rsidRPr="00F37040">
        <w:rPr>
          <w:rFonts w:hint="eastAsia"/>
          <w:noProof/>
        </w:rPr>
        <w:lastRenderedPageBreak/>
        <w:drawing>
          <wp:inline distT="0" distB="0" distL="0" distR="0" wp14:anchorId="17DD6CDB" wp14:editId="24A5C562">
            <wp:extent cx="5274310" cy="7111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0e6ba5533f44bd974df5ba5063eb88_th.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7111365"/>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图5卡拉瓦乔名画《天使》</w:t>
      </w:r>
    </w:p>
    <w:p w:rsidR="000A5DFD" w:rsidRDefault="000A5DFD" w:rsidP="00F37040">
      <w:pPr>
        <w:rPr>
          <w:color w:val="00B050"/>
        </w:rPr>
      </w:pPr>
    </w:p>
    <w:p w:rsidR="000A5DFD" w:rsidRDefault="00824C59" w:rsidP="00F37040">
      <w:r w:rsidRPr="00F37040">
        <w:rPr>
          <w:rFonts w:hint="eastAsia"/>
        </w:rPr>
        <w:t xml:space="preserve">　　当你匆匆见到</w:t>
      </w:r>
      <w:r w:rsidRPr="00686104">
        <w:rPr>
          <w:rFonts w:hint="eastAsia"/>
        </w:rPr>
        <w:t>图5</w:t>
      </w:r>
      <w:r w:rsidRPr="00F37040">
        <w:rPr>
          <w:rFonts w:hint="eastAsia"/>
        </w:rPr>
        <w:t>这幅画的时候，你能想到这是450年以前的画家画的吗？他画的人物形体如此逼真，简直就像是一张照片。画面下方的铠甲、小提琴被刻画得</w:t>
      </w:r>
      <w:r w:rsidRPr="00F37040">
        <w:rPr>
          <w:rFonts w:hint="eastAsia"/>
        </w:rPr>
        <w:lastRenderedPageBreak/>
        <w:t>近乎完美，特别是天使的一对翅膀更像是一对老鹰的翅膀。如此了得的写实功夫来自何处？不由让人疑窦从生。</w:t>
      </w:r>
    </w:p>
    <w:p w:rsidR="000A5DFD" w:rsidRDefault="000A5DFD" w:rsidP="00F37040"/>
    <w:p w:rsidR="000A5DFD" w:rsidRDefault="00824C59" w:rsidP="00F37040">
      <w:r w:rsidRPr="00F37040">
        <w:rPr>
          <w:rFonts w:hint="eastAsia"/>
        </w:rPr>
        <w:t xml:space="preserve">　　</w:t>
      </w:r>
      <w:r w:rsidR="000A7912" w:rsidRPr="00F37040">
        <w:rPr>
          <w:rFonts w:hint="eastAsia"/>
          <w:noProof/>
        </w:rPr>
        <w:drawing>
          <wp:inline distT="0" distB="0" distL="0" distR="0" wp14:anchorId="06920072" wp14:editId="2A27BF9A">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4f0e4ff25f4c62827a20d957d6c74b_th.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图6卡拉瓦乔名画《哀马墟的晚餐》</w:t>
      </w:r>
    </w:p>
    <w:p w:rsidR="000A5DFD" w:rsidRDefault="000A5DFD" w:rsidP="00F37040">
      <w:pPr>
        <w:rPr>
          <w:color w:val="00B050"/>
        </w:rPr>
      </w:pPr>
    </w:p>
    <w:p w:rsidR="000A5DFD" w:rsidRDefault="00824C59" w:rsidP="00F37040">
      <w:r w:rsidRPr="00F37040">
        <w:rPr>
          <w:rFonts w:hint="eastAsia"/>
        </w:rPr>
        <w:t xml:space="preserve">　　</w:t>
      </w:r>
      <w:r w:rsidRPr="00686104">
        <w:rPr>
          <w:rFonts w:hint="eastAsia"/>
        </w:rPr>
        <w:t>图6</w:t>
      </w:r>
      <w:r w:rsidRPr="00F37040">
        <w:rPr>
          <w:rFonts w:hint="eastAsia"/>
        </w:rPr>
        <w:t>说的是一个圣经里的故事：二位圣徒在名为“哀马墟”的地方与一陌生人邂逅，一起去小店就餐。就当陌生人拿面包分给二位时，圣徒们惊讶地发现他就是昨天刚被处死的基督——基督复活了！霍克尼指出，画面中央的基督（穿红色衣服）伸出的手臂是线性透视中最难掌握的环节，而卡拉瓦乔画得如此精妙，令许多历史名画相形见绌，显然是他用了光学器件的缘故。因为了解卡拉瓦乔的读者都知道，他是画家中的一个另类：一方面他画技高超，另一方面他的为人可谓声名狼藉。平时醺酒、打架，甚至杀人、坐牢、越狱，最后客死他乡。他之所以能够一次次逢凶化吉，全因为他为教堂画画，画得又快又好得到了教会的赏识。</w:t>
      </w:r>
    </w:p>
    <w:p w:rsidR="000A5DFD" w:rsidRDefault="000A5DFD" w:rsidP="00F37040"/>
    <w:p w:rsidR="000A5DFD" w:rsidRDefault="00824C59" w:rsidP="00F37040">
      <w:r w:rsidRPr="00F37040">
        <w:rPr>
          <w:rFonts w:hint="eastAsia"/>
        </w:rPr>
        <w:t xml:space="preserve">　　这位老兄从来不画素描，也没有人见过他的素描作品和相关记录，作起画来速度奇快，而且一定要有模特才行。虽然说绘画创作主要靠的是天才和灵气，但仅仅是“造型”这一环节，没有几年的苦功夫是拿不下来的。那么卡拉瓦乔超人的写实能力来自何处呢？霍克尼认为他一定使用了“独门秘笈”。不相信的话，画中还有其他佐证：请看！画中右面的圣徒，右手看上去比他的左手还要大，尽管左手离观</w:t>
      </w:r>
      <w:r w:rsidRPr="00F37040">
        <w:rPr>
          <w:rFonts w:hint="eastAsia"/>
        </w:rPr>
        <w:lastRenderedPageBreak/>
        <w:t>者要近一些。为什么卡拉瓦乔会在这么一个小地方犯错呢？霍克尼认为这也许是画家在重新对焦的过程中变动了透镜和画板的结果。</w:t>
      </w:r>
    </w:p>
    <w:p w:rsidR="000A5DFD" w:rsidRDefault="000A5DFD" w:rsidP="00F37040"/>
    <w:p w:rsidR="000A5DFD" w:rsidRDefault="00824C59" w:rsidP="00F37040">
      <w:r w:rsidRPr="00F37040">
        <w:rPr>
          <w:rFonts w:hint="eastAsia"/>
        </w:rPr>
        <w:t xml:space="preserve">　　当然霍克尼的分析还有得到了其他证据的支持：据记载，卡拉瓦乔的邻居说过，画家是在暗室里画画，还使用玻璃片等工具。而在卡拉瓦乔的画上可以看到有用硬物刻画的痕迹，霍克尼认为这是更换模特或者模特休息时候留下的位置记号。</w:t>
      </w:r>
    </w:p>
    <w:p w:rsidR="000A5DFD" w:rsidRDefault="000A5DFD" w:rsidP="00F37040"/>
    <w:p w:rsidR="000A5DFD" w:rsidRDefault="00824C59" w:rsidP="00F37040">
      <w:r w:rsidRPr="00F37040">
        <w:rPr>
          <w:rFonts w:hint="eastAsia"/>
        </w:rPr>
        <w:t xml:space="preserve">　　事实上，画家使用了光学器件作画，虽然在造型方面占了便宜，但是在构图的时候增加了不少困难：因为当时用的凸透镜尺寸比较小，景深很短。当画家要画那些尺幅大、人物多的作品，往往要一次次反复使用透镜，画出人物，然后把它们拼凑起来，从而在画上留下一些不和谐的蛛丝马迹。这一点在我们下面的分析里可以看到更多的例子。</w:t>
      </w:r>
    </w:p>
    <w:p w:rsidR="000A5DFD" w:rsidRDefault="000A5DFD" w:rsidP="00F37040"/>
    <w:p w:rsidR="000A5DFD" w:rsidRDefault="00824C59" w:rsidP="0023487D">
      <w:pPr>
        <w:rPr>
          <w:color w:val="FF0000"/>
        </w:rPr>
      </w:pPr>
      <w:r w:rsidRPr="002B646D">
        <w:rPr>
          <w:rFonts w:hint="eastAsia"/>
          <w:color w:val="FF0000"/>
        </w:rPr>
        <w:t>4霍克尼-法里科论题</w:t>
      </w:r>
    </w:p>
    <w:p w:rsidR="000A5DFD" w:rsidRDefault="000A5DFD" w:rsidP="0023487D">
      <w:pPr>
        <w:rPr>
          <w:color w:val="FF0000"/>
        </w:rPr>
      </w:pPr>
    </w:p>
    <w:p w:rsidR="000A5DFD" w:rsidRDefault="00824C59" w:rsidP="0023487D">
      <w:r w:rsidRPr="00F37040">
        <w:rPr>
          <w:rFonts w:hint="eastAsia"/>
        </w:rPr>
        <w:t>2003年，霍克尼的研究和假设引起了美国亚利桑那大学光学和高分子物理学教授查尔斯·法里科的极大兴趣。作为一位光学专家，他提出了自己的看法：在面对一张照片时候，如果能够估计出其中若干物体的尺寸和距离，便可以利用简单的光学公式计算出焦距、视角大小，乃至于透镜的性质。也就是说，如果文艺复兴时期的画家真的动用了光学器材，就会在画面上留下“蛛丝马迹”，这些便是他们要去寻找的科学证据。</w:t>
      </w:r>
    </w:p>
    <w:p w:rsidR="000A5DFD" w:rsidRDefault="000A5DFD" w:rsidP="0023487D"/>
    <w:p w:rsidR="000A5DFD" w:rsidRDefault="000A7912" w:rsidP="00F37040">
      <w:r w:rsidRPr="00F37040">
        <w:rPr>
          <w:rFonts w:hint="eastAsia"/>
          <w:noProof/>
        </w:rPr>
        <w:lastRenderedPageBreak/>
        <w:drawing>
          <wp:inline distT="0" distB="0" distL="0" distR="0" wp14:anchorId="51EE3489" wp14:editId="3A625173">
            <wp:extent cx="5274310" cy="42983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b006fca1464c248c5883fffeef8206_th.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4298315"/>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图7洛伦佐·洛托的《夫妻像》</w:t>
      </w:r>
    </w:p>
    <w:p w:rsidR="000A5DFD" w:rsidRDefault="000A5DFD" w:rsidP="00F37040">
      <w:pPr>
        <w:rPr>
          <w:color w:val="00B050"/>
        </w:rPr>
      </w:pPr>
    </w:p>
    <w:p w:rsidR="000A5DFD" w:rsidRDefault="00824C59" w:rsidP="00F37040">
      <w:r w:rsidRPr="00F37040">
        <w:rPr>
          <w:rFonts w:hint="eastAsia"/>
        </w:rPr>
        <w:t xml:space="preserve">　　首先引起二人关注的是文艺复兴时期的作品，意大利画家洛伦佐·洛托（Lorenzo Lotto,1480？-1556年）的《夫妻像》。在画面中，夫妻俩人倚靠在一张桌子上，桌子上铺着一条精美的毛毯子。一开始霍克尼就看出毛毯的几何纹样显得不大自然，近端的纹样画得十分精确，而到了远端就有些走样。他认为这也许是画家使用了光学镜头产生的跑焦现象。但是，法里科仔细检查了画之后认为，这幅画不仅有明显的跑焦，还有画家利用透镜进行二次对焦的痕迹。</w:t>
      </w:r>
    </w:p>
    <w:p w:rsidR="000A5DFD" w:rsidRDefault="000A5DFD" w:rsidP="00F37040"/>
    <w:p w:rsidR="000A5DFD" w:rsidRDefault="00824C59" w:rsidP="00F37040">
      <w:r w:rsidRPr="00F37040">
        <w:rPr>
          <w:rFonts w:hint="eastAsia"/>
        </w:rPr>
        <w:t xml:space="preserve">　　因为当时的凸透镜尺寸比较小，镜深比较短，所以为了得到更大场景的清晰图像，画家有时候就要多次、反复使用凸透镜。法里科利用高斯透镜方程等光学定理，对洛托用的透镜做了这样的估算：假设一般女性的肩膀为50厘米宽，画中的妇女肩膀的宽度为28厘米，那么画家使用的凸透镜的放大率约为0.56，屈光度为1.86，凸透镜的直径2.4厘米，按模糊圈2毫米计算，则凸透镜的镜深为16厘米。洛托第一次对焦后，桌毯的近端边缘在镜深范围内是清晰的，但是后面的纹饰越来越模糊，于是他只能再一次利用凸透镜，把焦点重新定在更加后面的20厘米</w:t>
      </w:r>
      <w:r w:rsidRPr="00F37040">
        <w:rPr>
          <w:rFonts w:hint="eastAsia"/>
        </w:rPr>
        <w:lastRenderedPageBreak/>
        <w:t>处，这样一来使画上留下了二个消失点（</w:t>
      </w:r>
      <w:r w:rsidRPr="00686104">
        <w:rPr>
          <w:rFonts w:hint="eastAsia"/>
        </w:rPr>
        <w:t>图8</w:t>
      </w:r>
      <w:r w:rsidRPr="00F37040">
        <w:rPr>
          <w:rFonts w:hint="eastAsia"/>
        </w:rPr>
        <w:t>）。法里科强调洛托的《夫妻像》提供了16世纪画家使用光学凸透镜最确凿的证据</w:t>
      </w:r>
      <w:r w:rsidR="00946196" w:rsidRPr="00A5630C">
        <w:rPr>
          <w:rStyle w:val="af0"/>
          <w:vertAlign w:val="baseline"/>
        </w:rPr>
        <w:footnoteReference w:id="6"/>
      </w:r>
      <w:r w:rsidRPr="00F37040">
        <w:rPr>
          <w:rFonts w:hint="eastAsia"/>
        </w:rPr>
        <w:t>。</w:t>
      </w:r>
    </w:p>
    <w:p w:rsidR="000A5DFD" w:rsidRDefault="000A5DFD" w:rsidP="00F37040"/>
    <w:p w:rsidR="000A5DFD" w:rsidRDefault="000A7912" w:rsidP="00F37040">
      <w:r w:rsidRPr="00F37040">
        <w:rPr>
          <w:rFonts w:hint="eastAsia"/>
          <w:noProof/>
        </w:rPr>
        <w:drawing>
          <wp:inline distT="0" distB="0" distL="0" distR="0" wp14:anchorId="3F52BBC3" wp14:editId="63FA0E39">
            <wp:extent cx="5274310" cy="49136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90f513f4564dacaf7d99928a5d9b84_th.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913630"/>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图8画中的白色线条显示出毛毯纹样的不一致</w:t>
      </w:r>
    </w:p>
    <w:p w:rsidR="000A5DFD" w:rsidRDefault="000A5DFD" w:rsidP="00F37040">
      <w:pPr>
        <w:rPr>
          <w:color w:val="00B050"/>
        </w:rPr>
      </w:pPr>
    </w:p>
    <w:p w:rsidR="000A5DFD" w:rsidRDefault="00824C59" w:rsidP="00F37040">
      <w:r w:rsidRPr="00F37040">
        <w:rPr>
          <w:rFonts w:hint="eastAsia"/>
        </w:rPr>
        <w:t xml:space="preserve">　　洛伦佐·洛托是文艺复兴时期威尼斯画派的画家。一般认为，威尼斯画派比较讲究色彩的运用，对人（物）的造型不太重视。但是我们观赏洛托的许多宗教画，并没有发现他在这方面的欠缺，原来他有着自己的武器。传记说他29岁去过罗马，结识过拉斐尔，目睹过米开朗基罗的西斯廷天顶画，但这一切都没有引起他的兴趣，他认为拉斐尔和米开朗基罗虽然无上荣光伟大，但与他无缘，原来其中的道理就在于此。</w:t>
      </w:r>
    </w:p>
    <w:p w:rsidR="000A5DFD" w:rsidRDefault="000A5DFD" w:rsidP="00F37040"/>
    <w:p w:rsidR="000A5DFD" w:rsidRDefault="00824C59" w:rsidP="00F37040">
      <w:r w:rsidRPr="00F37040">
        <w:rPr>
          <w:rFonts w:hint="eastAsia"/>
        </w:rPr>
        <w:t xml:space="preserve">　　有了法里科的指点，我们也不难发现前面霍尔拜因在画《大使》的时候也不止一次使用凸透镜，例如两本放在书架上的图书就完全具有不同的焦点（</w:t>
      </w:r>
      <w:r w:rsidRPr="00686104">
        <w:rPr>
          <w:rFonts w:hint="eastAsia"/>
        </w:rPr>
        <w:t>图9</w:t>
      </w:r>
      <w:r w:rsidRPr="00F37040">
        <w:rPr>
          <w:rFonts w:hint="eastAsia"/>
        </w:rPr>
        <w:t>）。</w:t>
      </w:r>
    </w:p>
    <w:p w:rsidR="000A5DFD" w:rsidRDefault="000A5DFD" w:rsidP="00F37040"/>
    <w:p w:rsidR="000A5DFD" w:rsidRDefault="000A7912" w:rsidP="00F37040">
      <w:r w:rsidRPr="00F37040">
        <w:rPr>
          <w:rFonts w:hint="eastAsia"/>
          <w:noProof/>
        </w:rPr>
        <w:drawing>
          <wp:inline distT="0" distB="0" distL="0" distR="0" wp14:anchorId="0B008E41" wp14:editId="2F5E1C85">
            <wp:extent cx="5274310" cy="3340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bd088fb5a4410fb937752b08aadfae_th.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图9《大使》中二本放在书架上的图书完全具有不同的</w:t>
      </w:r>
      <w:del w:id="16" w:author="李东阳" w:date="2016-08-02T13:31:00Z">
        <w:r w:rsidRPr="004B37EE" w:rsidDel="00B637FD">
          <w:rPr>
            <w:rFonts w:hint="eastAsia"/>
            <w:color w:val="00B050"/>
          </w:rPr>
          <w:delText>焦点</w:delText>
        </w:r>
      </w:del>
      <w:ins w:id="17" w:author="李东阳" w:date="2016-08-02T13:31:00Z">
        <w:r w:rsidR="00B637FD">
          <w:rPr>
            <w:rFonts w:hint="eastAsia"/>
            <w:color w:val="00B050"/>
          </w:rPr>
          <w:t>交点</w:t>
        </w:r>
      </w:ins>
    </w:p>
    <w:p w:rsidR="000A5DFD" w:rsidRDefault="000A5DFD" w:rsidP="00F37040">
      <w:pPr>
        <w:rPr>
          <w:color w:val="00B050"/>
        </w:rPr>
      </w:pPr>
    </w:p>
    <w:p w:rsidR="000A5DFD" w:rsidRDefault="00824C59" w:rsidP="00F37040">
      <w:r w:rsidRPr="00F37040">
        <w:rPr>
          <w:rFonts w:hint="eastAsia"/>
        </w:rPr>
        <w:t xml:space="preserve">　　霍克尼和法里科的工作引起了科学史和美术史专家的广泛兴趣，也被称为霍克尼-法里科论题。</w:t>
      </w:r>
    </w:p>
    <w:p w:rsidR="000A5DFD" w:rsidRDefault="000A5DFD" w:rsidP="00F37040"/>
    <w:p w:rsidR="000A5DFD" w:rsidRDefault="00824C59" w:rsidP="00F37040">
      <w:r w:rsidRPr="00F37040">
        <w:rPr>
          <w:rFonts w:hint="eastAsia"/>
        </w:rPr>
        <w:t xml:space="preserve">　　霍克尼为了体验使用光学器具绘画的感受，也身体力行，采纳了法里科的建议，使用了一块只有果酱瓶盖大小的剃须镜（凹面镜，可以反射光生成实像）放在隔墙的小孔上，把室外明亮的人形反射到画布上。霍克尼惊喜地发现：“投射到纸面上的人形面孔虽然上下颠倒，但是十分清晰。”霍克尼用这样的方式为美术馆的工作人员画了一百多幅肖像画（</w:t>
      </w:r>
      <w:r w:rsidRPr="00686104">
        <w:rPr>
          <w:rFonts w:hint="eastAsia"/>
        </w:rPr>
        <w:t>图10</w:t>
      </w:r>
      <w:r w:rsidRPr="00F37040">
        <w:rPr>
          <w:rFonts w:hint="eastAsia"/>
        </w:rPr>
        <w:t>）。</w:t>
      </w:r>
    </w:p>
    <w:p w:rsidR="000A5DFD" w:rsidRDefault="000A5DFD" w:rsidP="00F37040"/>
    <w:p w:rsidR="000A5DFD" w:rsidRDefault="000A7912" w:rsidP="00F37040">
      <w:r w:rsidRPr="00F37040">
        <w:rPr>
          <w:rFonts w:hint="eastAsia"/>
          <w:noProof/>
        </w:rPr>
        <w:lastRenderedPageBreak/>
        <w:drawing>
          <wp:inline distT="0" distB="0" distL="0" distR="0" wp14:anchorId="4878EA0A" wp14:editId="61B765A9">
            <wp:extent cx="5274310" cy="37712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48f88db67e422087b9193cc84a361b_th.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771265"/>
                    </a:xfrm>
                    <a:prstGeom prst="rect">
                      <a:avLst/>
                    </a:prstGeom>
                  </pic:spPr>
                </pic:pic>
              </a:graphicData>
            </a:graphic>
          </wp:inline>
        </w:drawing>
      </w:r>
    </w:p>
    <w:p w:rsidR="000A5DFD" w:rsidRDefault="000A5DFD" w:rsidP="00F37040"/>
    <w:p w:rsidR="000A5DFD" w:rsidRDefault="00824C59" w:rsidP="00F37040">
      <w:pPr>
        <w:rPr>
          <w:color w:val="00B050"/>
        </w:rPr>
      </w:pPr>
      <w:r w:rsidRPr="004B37EE">
        <w:rPr>
          <w:rFonts w:hint="eastAsia"/>
          <w:color w:val="00B050"/>
        </w:rPr>
        <w:t xml:space="preserve">　　图10霍克尼借助光学器具来确定被画者的面部轮廓</w:t>
      </w:r>
    </w:p>
    <w:p w:rsidR="000A5DFD" w:rsidRDefault="000A5DFD" w:rsidP="00F37040">
      <w:pPr>
        <w:rPr>
          <w:color w:val="00B050"/>
        </w:rPr>
      </w:pPr>
    </w:p>
    <w:p w:rsidR="000A5DFD" w:rsidRDefault="00824C59" w:rsidP="002B646D">
      <w:pPr>
        <w:rPr>
          <w:color w:val="FF0000"/>
        </w:rPr>
      </w:pPr>
      <w:r w:rsidRPr="002B646D">
        <w:rPr>
          <w:rFonts w:hint="eastAsia"/>
          <w:color w:val="FF0000"/>
        </w:rPr>
        <w:t>5画家的光学器具是从哪来的？</w:t>
      </w:r>
    </w:p>
    <w:p w:rsidR="000A5DFD" w:rsidRDefault="000A5DFD" w:rsidP="002B646D">
      <w:pPr>
        <w:rPr>
          <w:color w:val="FF0000"/>
        </w:rPr>
      </w:pPr>
    </w:p>
    <w:p w:rsidR="000A5DFD" w:rsidRDefault="00824C59" w:rsidP="002B646D">
      <w:r w:rsidRPr="00F37040">
        <w:rPr>
          <w:rFonts w:hint="eastAsia"/>
        </w:rPr>
        <w:t>科学史研究告诉我们，由金属制成的凸面镜、凹面镜，和由晶体或者玻璃制成的透镜早在古希腊和罗马时代就已经出现了。有关的光学知识（如小孔成像等等）也为人们知晓。到了14世纪文艺复兴的时候，我们在当时的名画中常常可以看到这一类的光学器具。如在油画颜料的发明者、意大利画家杨·凡·埃克(1390—1441)的名画《阿尔诺菲尼夫妇肖像》中就有一枚制作精良的金属凸面镜。在他画的《帕埃勒主教像》里，主教的手里拿了一副眼镜，也就是凸透镜。可见无论是面镜还是透镜都已经成为人们日常使用的器具，它们可以反、折射光线，这对于心灵手巧的画师来说，获得成像等方面的光学知识并不是一件难事。至于他们如何获得作画需要的镜子，每个人都有着自己的渠道，当然有一些也可能是巧合。</w:t>
      </w:r>
    </w:p>
    <w:p w:rsidR="000A5DFD" w:rsidRDefault="000A5DFD" w:rsidP="002B646D"/>
    <w:p w:rsidR="000A5DFD" w:rsidRDefault="00824C59" w:rsidP="00F37040">
      <w:r w:rsidRPr="00F37040">
        <w:rPr>
          <w:rFonts w:hint="eastAsia"/>
        </w:rPr>
        <w:t xml:space="preserve">　　例如1592年，来到罗马的卡拉瓦乔主要在为教堂打工，很受红衣大主教弗朗切斯卡·蒙特的青睐，通过他的推荐，卡拉瓦乔很快蹿红，成为炙手可热的大画家。他出手不凡，下笔快捷如有神助（凸透镜是也）。那么他从哪里弄来了这个玩意儿，只要知道大主教还有一位好朋友名叫伽利略（Galileo Galilei，1564-1642）就明白了。大物理学家伽利略不仅是力学的奠基人，还是望远镜的发明者。他开了一家小店铺，专门经营这些东西。</w:t>
      </w:r>
    </w:p>
    <w:p w:rsidR="000A5DFD" w:rsidRDefault="000A5DFD" w:rsidP="00F37040"/>
    <w:p w:rsidR="000A5DFD" w:rsidRDefault="00824C59" w:rsidP="00F37040">
      <w:r w:rsidRPr="00F37040">
        <w:rPr>
          <w:rFonts w:hint="eastAsia"/>
        </w:rPr>
        <w:lastRenderedPageBreak/>
        <w:t xml:space="preserve">　　而维米尔的凸透镜得来就更加容易了，因为他的亲戚兼邻居就是显微镜的发明人列文虎克（Antony van leeuwenhoek,1632-1723）</w:t>
      </w:r>
      <w:r w:rsidR="00946196" w:rsidRPr="00A5630C">
        <w:rPr>
          <w:rStyle w:val="af0"/>
          <w:vertAlign w:val="baseline"/>
        </w:rPr>
        <w:footnoteReference w:id="7"/>
      </w:r>
      <w:r w:rsidRPr="00F37040">
        <w:rPr>
          <w:rFonts w:hint="eastAsia"/>
        </w:rPr>
        <w:t>。事实上即使没有这样的巧合，借助光学器材作画的事也是一定会发生的，因为它快捷、方便。</w:t>
      </w:r>
    </w:p>
    <w:p w:rsidR="000A5DFD" w:rsidRDefault="000A5DFD" w:rsidP="00F37040"/>
    <w:p w:rsidR="000A5DFD" w:rsidRDefault="00824C59" w:rsidP="0027565D">
      <w:pPr>
        <w:rPr>
          <w:color w:val="FF0000"/>
        </w:rPr>
      </w:pPr>
      <w:r w:rsidRPr="0027565D">
        <w:rPr>
          <w:rFonts w:hint="eastAsia"/>
          <w:color w:val="FF0000"/>
        </w:rPr>
        <w:t>6画作的艺术价值会受损吗？</w:t>
      </w:r>
    </w:p>
    <w:p w:rsidR="000A5DFD" w:rsidRDefault="000A5DFD" w:rsidP="0027565D">
      <w:pPr>
        <w:rPr>
          <w:color w:val="FF0000"/>
        </w:rPr>
      </w:pPr>
    </w:p>
    <w:p w:rsidR="000A5DFD" w:rsidRDefault="00824C59" w:rsidP="0027565D">
      <w:r w:rsidRPr="00F37040">
        <w:rPr>
          <w:rFonts w:hint="eastAsia"/>
        </w:rPr>
        <w:t>使用了光学器具作画在一般人的眼里是似乎在“作弊”，那这会不会影响到作品的艺术价值，以及画家的声誉呢？笔者认为是不会的。正如霍克尼在书中所说的那样：“光学器具本身并不会作画，唯有艺术家的双手才能留下笔迹，而那需要有伟大的技艺。”</w:t>
      </w:r>
    </w:p>
    <w:p w:rsidR="000A5DFD" w:rsidRDefault="000A5DFD" w:rsidP="0027565D"/>
    <w:p w:rsidR="000A5DFD" w:rsidRDefault="00824C59" w:rsidP="00F37040">
      <w:r w:rsidRPr="00F37040">
        <w:rPr>
          <w:rFonts w:hint="eastAsia"/>
        </w:rPr>
        <w:t xml:space="preserve">　　事实上，画家在创作的过程中借用了某些器具是一件很普遍、很平常的事情，只是现在的艺术史专家们本人不画画，所以不大清楚这些行业内的潜规则。如笔者搞过一些中国画的创作，见一些专业画家在宣纸上画正稿以前，都先用铅笔在别的纸上起了画稿，还要用墨线勾勒，使之轮廓清晰，然后把画稿平铺在一块很大的玻璃板上，玻璃板可以升高，下面有电灯泡可以开启，之后再把宣纸放在画稿之上，此时要画的人物线条就一览无遗，这一过程叫做拷贝。我为图书画插图等也要用类似的方法，只是玻璃板小一些而已。</w:t>
      </w:r>
    </w:p>
    <w:p w:rsidR="000A5DFD" w:rsidRDefault="000A5DFD" w:rsidP="00F37040"/>
    <w:p w:rsidR="000A5DFD" w:rsidRDefault="00824C59" w:rsidP="00F37040">
      <w:r w:rsidRPr="00F37040">
        <w:rPr>
          <w:rFonts w:hint="eastAsia"/>
        </w:rPr>
        <w:t xml:space="preserve">　　事实上，每一种光学器具的诞生都会被画家拿来用，例如不管画家承认与否，照相机的发明确实为众多画家提供了一种形象意念的工具，构图的实验方法，乃至创作灵感的泉源。有案可查的，不光是柯罗、莫奈、德加，也包括未来派画家，甚至罗丹和毕加索也莫不如此。</w:t>
      </w:r>
    </w:p>
    <w:p w:rsidR="000A5DFD" w:rsidRDefault="000A5DFD" w:rsidP="00F37040"/>
    <w:p w:rsidR="000A5DFD" w:rsidRDefault="00824C59" w:rsidP="00F37040">
      <w:r w:rsidRPr="00F37040">
        <w:rPr>
          <w:rFonts w:hint="eastAsia"/>
        </w:rPr>
        <w:t xml:space="preserve">　　而大卫·霍克尼本人也喜欢利用现成的照片来创造自己的新作品。他以角度略微不同的各种照片拼贴成一张新的图片，这一独特的形式被人们称为“霍克尼式”拼贴，给人以强烈的视觉冲击</w:t>
      </w:r>
      <w:r w:rsidR="00946196" w:rsidRPr="00A5630C">
        <w:rPr>
          <w:rStyle w:val="af0"/>
          <w:vertAlign w:val="baseline"/>
        </w:rPr>
        <w:footnoteReference w:id="8"/>
      </w:r>
      <w:r w:rsidRPr="00F37040">
        <w:rPr>
          <w:rFonts w:hint="eastAsia"/>
        </w:rPr>
        <w:t>。所以大卫·霍克尼能够破译古代画家的失传技艺有着他得天独厚的优势。不过霍克尼却认为，这种发现只有当20世纪末，由于现代电脑技术使廉价的彩色印刷得以实现才有可能，否则是不可能被人发现的。</w:t>
      </w:r>
    </w:p>
    <w:p w:rsidR="000A5DFD" w:rsidRDefault="000A5DFD" w:rsidP="00F37040"/>
    <w:p w:rsidR="000A5DFD" w:rsidRDefault="00824C59" w:rsidP="00F37040">
      <w:r w:rsidRPr="00F37040">
        <w:rPr>
          <w:rFonts w:hint="eastAsia"/>
        </w:rPr>
        <w:t xml:space="preserve">　　事实上对绘画作品的评价来说，创意始终是第一位的，技术是第二位的，至于技术中使用的辅助手段就更次要了！</w:t>
      </w:r>
    </w:p>
    <w:p w:rsidR="000A5DFD" w:rsidRDefault="000A5DFD" w:rsidP="00F37040"/>
    <w:p w:rsidR="00373882" w:rsidRPr="005D3C09" w:rsidRDefault="00BC669D" w:rsidP="00F37040">
      <w:r>
        <w:rPr>
          <w:noProof/>
        </w:rPr>
        <w:drawing>
          <wp:anchor distT="0" distB="0" distL="114300" distR="114300" simplePos="0" relativeHeight="251658240" behindDoc="0" locked="0" layoutInCell="1" allowOverlap="1" wp14:anchorId="2CEF3F34" wp14:editId="715887BA">
            <wp:simplePos x="0" y="0"/>
            <wp:positionH relativeFrom="column">
              <wp:posOffset>0</wp:posOffset>
            </wp:positionH>
            <wp:positionV relativeFrom="paragraph">
              <wp:posOffset>-1905</wp:posOffset>
            </wp:positionV>
            <wp:extent cx="1508125" cy="748665"/>
            <wp:effectExtent l="0" t="0" r="0" b="0"/>
            <wp:wrapSquare wrapText="bothSides"/>
            <wp:docPr id="9" name="图片 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71b0d48ef1453da6f2bcb8aa7d19b5_t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8125" cy="748665"/>
                    </a:xfrm>
                    <a:prstGeom prst="rect">
                      <a:avLst/>
                    </a:prstGeom>
                  </pic:spPr>
                </pic:pic>
              </a:graphicData>
            </a:graphic>
            <wp14:sizeRelH relativeFrom="page">
              <wp14:pctWidth>0</wp14:pctWidth>
            </wp14:sizeRelH>
            <wp14:sizeRelV relativeFrom="page">
              <wp14:pctHeight>0</wp14:pctHeight>
            </wp14:sizeRelV>
          </wp:anchor>
        </w:drawing>
      </w:r>
    </w:p>
    <w:sectPr w:rsidR="00373882" w:rsidRPr="005D3C09" w:rsidSect="00E00DEA">
      <w:endnotePr>
        <w:numFmt w:val="decimal"/>
      </w:endnotePr>
      <w:pgSz w:w="12240" w:h="15840" w:code="1"/>
      <w:pgMar w:top="1440" w:right="1800" w:bottom="1440" w:left="1800" w:header="851" w:footer="992" w:gutter="0"/>
      <w:lnNumType w:countBy="1" w:restart="continuous"/>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4BE" w:rsidRDefault="001664BE" w:rsidP="004D059C">
      <w:r>
        <w:separator/>
      </w:r>
    </w:p>
  </w:endnote>
  <w:endnote w:type="continuationSeparator" w:id="0">
    <w:p w:rsidR="001664BE" w:rsidRDefault="001664BE" w:rsidP="004D0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4BE" w:rsidRDefault="001664BE" w:rsidP="004D059C">
      <w:r>
        <w:separator/>
      </w:r>
    </w:p>
  </w:footnote>
  <w:footnote w:type="continuationSeparator" w:id="0">
    <w:p w:rsidR="001664BE" w:rsidRDefault="001664BE" w:rsidP="004D059C">
      <w:r>
        <w:continuationSeparator/>
      </w:r>
    </w:p>
  </w:footnote>
  <w:footnote w:id="1">
    <w:p w:rsidR="00B557EA" w:rsidRDefault="00B557EA">
      <w:pPr>
        <w:pStyle w:val="ae"/>
      </w:pPr>
      <w:r>
        <w:rPr>
          <w:rStyle w:val="af0"/>
        </w:rPr>
        <w:footnoteRef/>
      </w:r>
      <w:r>
        <w:t xml:space="preserve"> </w:t>
      </w:r>
      <w:r w:rsidRPr="00B557EA">
        <w:t>Eliane Strosberg,</w:t>
      </w:r>
      <w:r>
        <w:rPr>
          <w:rFonts w:hint="eastAsia"/>
        </w:rPr>
        <w:t xml:space="preserve"> </w:t>
      </w:r>
      <w:r w:rsidRPr="00B557EA">
        <w:t>Art and Science,</w:t>
      </w:r>
      <w:r>
        <w:rPr>
          <w:rFonts w:hint="eastAsia"/>
        </w:rPr>
        <w:t xml:space="preserve"> </w:t>
      </w:r>
      <w:r w:rsidRPr="00B557EA">
        <w:t>Abbeville Press Publishers,2001.</w:t>
      </w:r>
    </w:p>
  </w:footnote>
  <w:footnote w:id="2">
    <w:p w:rsidR="00B557EA" w:rsidRDefault="00B557EA">
      <w:pPr>
        <w:pStyle w:val="ae"/>
      </w:pPr>
      <w:r>
        <w:rPr>
          <w:rStyle w:val="af0"/>
        </w:rPr>
        <w:footnoteRef/>
      </w:r>
      <w:r>
        <w:t xml:space="preserve"> </w:t>
      </w:r>
      <w:r w:rsidRPr="00B557EA">
        <w:t>Steadman Philip,</w:t>
      </w:r>
      <w:r>
        <w:rPr>
          <w:rFonts w:hint="eastAsia"/>
        </w:rPr>
        <w:t xml:space="preserve"> </w:t>
      </w:r>
      <w:r w:rsidRPr="00B557EA">
        <w:t>Vereer's Camere,</w:t>
      </w:r>
      <w:r>
        <w:rPr>
          <w:rFonts w:hint="eastAsia"/>
        </w:rPr>
        <w:t xml:space="preserve"> </w:t>
      </w:r>
      <w:r w:rsidRPr="00B557EA">
        <w:t>Uncovering the truth Behind the Masterpieces</w:t>
      </w:r>
      <w:r>
        <w:rPr>
          <w:rFonts w:hint="eastAsia"/>
        </w:rPr>
        <w:t xml:space="preserve"> </w:t>
      </w:r>
      <w:r w:rsidRPr="00B557EA">
        <w:t>,Oxford University Press,2001.</w:t>
      </w:r>
    </w:p>
  </w:footnote>
  <w:footnote w:id="3">
    <w:p w:rsidR="00B557EA" w:rsidRDefault="00B557EA">
      <w:pPr>
        <w:pStyle w:val="ae"/>
      </w:pPr>
      <w:r>
        <w:rPr>
          <w:rStyle w:val="af0"/>
        </w:rPr>
        <w:footnoteRef/>
      </w:r>
      <w:r>
        <w:t xml:space="preserve"> </w:t>
      </w:r>
      <w:r w:rsidRPr="00B557EA">
        <w:t>Steadman Philip,</w:t>
      </w:r>
      <w:r>
        <w:rPr>
          <w:rFonts w:hint="eastAsia"/>
        </w:rPr>
        <w:t xml:space="preserve"> </w:t>
      </w:r>
      <w:r w:rsidRPr="00B557EA">
        <w:t>Vereer's Camere,</w:t>
      </w:r>
      <w:r>
        <w:rPr>
          <w:rFonts w:hint="eastAsia"/>
        </w:rPr>
        <w:t xml:space="preserve"> </w:t>
      </w:r>
      <w:r w:rsidRPr="00B557EA">
        <w:t>Uncovering the truth Behind the Masterpieces,</w:t>
      </w:r>
      <w:r>
        <w:rPr>
          <w:rFonts w:hint="eastAsia"/>
        </w:rPr>
        <w:t xml:space="preserve"> </w:t>
      </w:r>
      <w:r w:rsidRPr="00B557EA">
        <w:t>Oxford University Press,2001.</w:t>
      </w:r>
    </w:p>
  </w:footnote>
  <w:footnote w:id="4">
    <w:p w:rsidR="00B557EA" w:rsidRDefault="00B557EA">
      <w:pPr>
        <w:pStyle w:val="ae"/>
      </w:pPr>
      <w:r>
        <w:rPr>
          <w:rStyle w:val="af0"/>
        </w:rPr>
        <w:footnoteRef/>
      </w:r>
      <w:r w:rsidRPr="00B557EA">
        <w:rPr>
          <w:rFonts w:hint="eastAsia"/>
        </w:rPr>
        <w:t>大卫•霍克尼著，万木春、张俊、兰友利译，《隐秘的知识：重新发现西方绘画大师的失传技艺</w:t>
      </w:r>
      <w:r w:rsidRPr="00B557EA">
        <w:t>(增订版)》，浙江美术出版社，2014,5。</w:t>
      </w:r>
    </w:p>
  </w:footnote>
  <w:footnote w:id="5">
    <w:p w:rsidR="00B557EA" w:rsidRDefault="00B557EA">
      <w:pPr>
        <w:pStyle w:val="ae"/>
      </w:pPr>
      <w:r>
        <w:rPr>
          <w:rStyle w:val="af0"/>
        </w:rPr>
        <w:footnoteRef/>
      </w:r>
      <w:r>
        <w:t xml:space="preserve"> </w:t>
      </w:r>
      <w:r w:rsidRPr="00B557EA">
        <w:t>North J.,</w:t>
      </w:r>
      <w:r>
        <w:rPr>
          <w:rFonts w:hint="eastAsia"/>
        </w:rPr>
        <w:t xml:space="preserve"> </w:t>
      </w:r>
      <w:r w:rsidRPr="00B557EA">
        <w:t>The Ambassadors'</w:t>
      </w:r>
      <w:r>
        <w:rPr>
          <w:rFonts w:hint="eastAsia"/>
        </w:rPr>
        <w:t xml:space="preserve"> </w:t>
      </w:r>
      <w:r w:rsidRPr="00B557EA">
        <w:t>Secret: Holbein and World of The Renaissance,</w:t>
      </w:r>
      <w:r w:rsidR="00946196">
        <w:rPr>
          <w:rFonts w:hint="eastAsia"/>
        </w:rPr>
        <w:t xml:space="preserve"> </w:t>
      </w:r>
      <w:r w:rsidRPr="00B557EA">
        <w:t>London:</w:t>
      </w:r>
      <w:r w:rsidR="00946196">
        <w:rPr>
          <w:rFonts w:hint="eastAsia"/>
        </w:rPr>
        <w:t xml:space="preserve"> </w:t>
      </w:r>
      <w:r w:rsidRPr="00B557EA">
        <w:t>Phoenix，2004.</w:t>
      </w:r>
    </w:p>
  </w:footnote>
  <w:footnote w:id="6">
    <w:p w:rsidR="00946196" w:rsidRDefault="00946196">
      <w:pPr>
        <w:pStyle w:val="ae"/>
      </w:pPr>
      <w:r>
        <w:rPr>
          <w:rStyle w:val="af0"/>
        </w:rPr>
        <w:footnoteRef/>
      </w:r>
      <w:r w:rsidRPr="00946196">
        <w:rPr>
          <w:rFonts w:hint="eastAsia"/>
        </w:rPr>
        <w:t>王哲然，《从艺术直觉到科学证明：迷人的霍克尼</w:t>
      </w:r>
      <w:r w:rsidRPr="00946196">
        <w:t>-法里科论题》，科学文化评论，2014（3）。</w:t>
      </w:r>
    </w:p>
  </w:footnote>
  <w:footnote w:id="7">
    <w:p w:rsidR="00946196" w:rsidRDefault="00946196">
      <w:pPr>
        <w:pStyle w:val="ae"/>
      </w:pPr>
      <w:r>
        <w:rPr>
          <w:rStyle w:val="af0"/>
        </w:rPr>
        <w:footnoteRef/>
      </w:r>
      <w:r>
        <w:t xml:space="preserve"> </w:t>
      </w:r>
      <w:r w:rsidRPr="00946196">
        <w:t>Daniel and Denise Ankele，Johannes Vermeer，Kindle Edition 2012.</w:t>
      </w:r>
    </w:p>
  </w:footnote>
  <w:footnote w:id="8">
    <w:p w:rsidR="00946196" w:rsidRDefault="00946196">
      <w:pPr>
        <w:pStyle w:val="ae"/>
      </w:pPr>
      <w:r>
        <w:rPr>
          <w:rStyle w:val="af0"/>
        </w:rPr>
        <w:footnoteRef/>
      </w:r>
      <w:r w:rsidRPr="00946196">
        <w:rPr>
          <w:rFonts w:hint="eastAsia"/>
        </w:rPr>
        <w:t>贡布里希著</w:t>
      </w:r>
      <w:r w:rsidRPr="00946196">
        <w:t>,范景中等译，《艺术的故事》，广西美术出版社,2008。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C294B"/>
    <w:multiLevelType w:val="multilevel"/>
    <w:tmpl w:val="C5FC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1BB"/>
    <w:multiLevelType w:val="multilevel"/>
    <w:tmpl w:val="0846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34FF6"/>
    <w:multiLevelType w:val="multilevel"/>
    <w:tmpl w:val="9F3A1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90743F"/>
    <w:multiLevelType w:val="multilevel"/>
    <w:tmpl w:val="D7D0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E57539"/>
    <w:multiLevelType w:val="multilevel"/>
    <w:tmpl w:val="A1D8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9C"/>
    <w:rsid w:val="000063A8"/>
    <w:rsid w:val="000528D7"/>
    <w:rsid w:val="000A5160"/>
    <w:rsid w:val="000A5DFD"/>
    <w:rsid w:val="000A7912"/>
    <w:rsid w:val="001635B8"/>
    <w:rsid w:val="001664BE"/>
    <w:rsid w:val="00191C25"/>
    <w:rsid w:val="001D4D4A"/>
    <w:rsid w:val="0023487D"/>
    <w:rsid w:val="0027565D"/>
    <w:rsid w:val="002B646D"/>
    <w:rsid w:val="00373882"/>
    <w:rsid w:val="004938C6"/>
    <w:rsid w:val="004B37EE"/>
    <w:rsid w:val="004D059C"/>
    <w:rsid w:val="00520F4C"/>
    <w:rsid w:val="005924A8"/>
    <w:rsid w:val="005D3C09"/>
    <w:rsid w:val="005E612B"/>
    <w:rsid w:val="00656F6F"/>
    <w:rsid w:val="00686104"/>
    <w:rsid w:val="006B4B82"/>
    <w:rsid w:val="006C76B2"/>
    <w:rsid w:val="0070016B"/>
    <w:rsid w:val="0070569E"/>
    <w:rsid w:val="00793F09"/>
    <w:rsid w:val="00824C59"/>
    <w:rsid w:val="00913B90"/>
    <w:rsid w:val="009152F2"/>
    <w:rsid w:val="00946196"/>
    <w:rsid w:val="0096095E"/>
    <w:rsid w:val="009E2978"/>
    <w:rsid w:val="00A5630C"/>
    <w:rsid w:val="00A708CB"/>
    <w:rsid w:val="00B1388E"/>
    <w:rsid w:val="00B557EA"/>
    <w:rsid w:val="00B637FD"/>
    <w:rsid w:val="00BC669D"/>
    <w:rsid w:val="00C63D57"/>
    <w:rsid w:val="00CF034A"/>
    <w:rsid w:val="00D2260F"/>
    <w:rsid w:val="00D278A6"/>
    <w:rsid w:val="00DE5B93"/>
    <w:rsid w:val="00E00DEA"/>
    <w:rsid w:val="00E27F55"/>
    <w:rsid w:val="00E96AA4"/>
    <w:rsid w:val="00EC709A"/>
    <w:rsid w:val="00EF1FB3"/>
    <w:rsid w:val="00F27B1F"/>
    <w:rsid w:val="00F37040"/>
    <w:rsid w:val="00F431B1"/>
    <w:rsid w:val="00F70F14"/>
    <w:rsid w:val="00FB54EE"/>
    <w:rsid w:val="00FF2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A28D87F-EF88-4835-B800-C36C6F581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sz w:val="24"/>
      <w:szCs w:val="24"/>
    </w:rPr>
  </w:style>
  <w:style w:type="paragraph" w:styleId="1">
    <w:name w:val="heading 1"/>
    <w:basedOn w:val="a"/>
    <w:link w:val="10"/>
    <w:uiPriority w:val="9"/>
    <w:qFormat/>
    <w:pPr>
      <w:outlineLvl w:val="0"/>
    </w:pPr>
    <w:rPr>
      <w:kern w:val="36"/>
      <w:sz w:val="18"/>
      <w:szCs w:val="18"/>
    </w:rPr>
  </w:style>
  <w:style w:type="paragraph" w:styleId="2">
    <w:name w:val="heading 2"/>
    <w:basedOn w:val="a"/>
    <w:link w:val="20"/>
    <w:uiPriority w:val="9"/>
    <w:qFormat/>
    <w:pPr>
      <w:jc w:val="right"/>
      <w:outlineLvl w:val="1"/>
    </w:pPr>
    <w:rPr>
      <w:sz w:val="18"/>
      <w:szCs w:val="18"/>
    </w:rPr>
  </w:style>
  <w:style w:type="paragraph" w:styleId="3">
    <w:name w:val="heading 3"/>
    <w:basedOn w:val="a"/>
    <w:link w:val="30"/>
    <w:uiPriority w:val="9"/>
    <w:qFormat/>
    <w:pPr>
      <w:outlineLvl w:val="2"/>
    </w:pPr>
    <w:rPr>
      <w:sz w:val="18"/>
      <w:szCs w:val="18"/>
    </w:rPr>
  </w:style>
  <w:style w:type="paragraph" w:styleId="4">
    <w:name w:val="heading 4"/>
    <w:basedOn w:val="a"/>
    <w:link w:val="40"/>
    <w:uiPriority w:val="9"/>
    <w:qFormat/>
    <w:pPr>
      <w:outlineLvl w:val="3"/>
    </w:pPr>
    <w:rPr>
      <w:sz w:val="18"/>
      <w:szCs w:val="18"/>
    </w:rPr>
  </w:style>
  <w:style w:type="paragraph" w:styleId="5">
    <w:name w:val="heading 5"/>
    <w:basedOn w:val="a"/>
    <w:link w:val="50"/>
    <w:uiPriority w:val="9"/>
    <w:qFormat/>
    <w:pPr>
      <w:outlineLvl w:val="4"/>
    </w:pPr>
    <w:rPr>
      <w:sz w:val="18"/>
      <w:szCs w:val="18"/>
    </w:rPr>
  </w:style>
  <w:style w:type="paragraph" w:styleId="6">
    <w:name w:val="heading 6"/>
    <w:basedOn w:val="a"/>
    <w:link w:val="60"/>
    <w:uiPriority w:val="9"/>
    <w:qFormat/>
    <w:pPr>
      <w:outlineLvl w:val="5"/>
    </w:pPr>
    <w:rPr>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333333"/>
      <w:sz w:val="24"/>
      <w:szCs w:val="24"/>
      <w:u w:val="none"/>
      <w:effect w:val="none"/>
    </w:rPr>
  </w:style>
  <w:style w:type="character" w:styleId="a4">
    <w:name w:val="FollowedHyperlink"/>
    <w:basedOn w:val="a0"/>
    <w:uiPriority w:val="99"/>
    <w:semiHidden/>
    <w:unhideWhenUsed/>
    <w:rPr>
      <w:strike w:val="0"/>
      <w:dstrike w:val="0"/>
      <w:color w:val="333333"/>
      <w:sz w:val="24"/>
      <w:szCs w:val="24"/>
      <w:u w:val="none"/>
      <w:effect w:val="none"/>
    </w:rPr>
  </w:style>
  <w:style w:type="character" w:styleId="a5">
    <w:name w:val="Emphasis"/>
    <w:basedOn w:val="a0"/>
    <w:uiPriority w:val="20"/>
    <w:qFormat/>
    <w:rPr>
      <w:i w:val="0"/>
      <w:iCs w:val="0"/>
      <w:sz w:val="24"/>
      <w:szCs w:val="24"/>
    </w:rPr>
  </w:style>
  <w:style w:type="character" w:customStyle="1" w:styleId="10">
    <w:name w:val="标题 1 字符"/>
    <w:basedOn w:val="a0"/>
    <w:link w:val="1"/>
    <w:uiPriority w:val="9"/>
    <w:rPr>
      <w:rFonts w:ascii="宋体" w:eastAsia="宋体" w:hAnsi="宋体" w:cs="宋体"/>
      <w:b/>
      <w:bCs/>
      <w:kern w:val="44"/>
      <w:sz w:val="44"/>
      <w:szCs w:val="44"/>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Pr>
      <w:rFonts w:ascii="宋体" w:eastAsia="宋体" w:hAnsi="宋体" w:cs="宋体"/>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ascii="宋体" w:eastAsia="宋体" w:hAnsi="宋体" w:cs="宋体"/>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styleId="a6">
    <w:name w:val="Strong"/>
    <w:basedOn w:val="a0"/>
    <w:uiPriority w:val="22"/>
    <w:qFormat/>
    <w:rPr>
      <w:b/>
      <w:bCs/>
      <w:sz w:val="24"/>
      <w:szCs w:val="24"/>
    </w:rPr>
  </w:style>
  <w:style w:type="paragraph" w:styleId="a7">
    <w:name w:val="Normal (Web)"/>
    <w:basedOn w:val="a"/>
    <w:uiPriority w:val="99"/>
    <w:unhideWhenUsed/>
  </w:style>
  <w:style w:type="paragraph" w:customStyle="1" w:styleId="area">
    <w:name w:val="area"/>
    <w:basedOn w:val="a"/>
  </w:style>
  <w:style w:type="paragraph" w:customStyle="1" w:styleId="blank5">
    <w:name w:val="blank5"/>
    <w:basedOn w:val="a"/>
    <w:rPr>
      <w:sz w:val="2"/>
      <w:szCs w:val="2"/>
    </w:rPr>
  </w:style>
  <w:style w:type="paragraph" w:customStyle="1" w:styleId="blank8">
    <w:name w:val="blank8"/>
    <w:basedOn w:val="a"/>
    <w:rPr>
      <w:sz w:val="2"/>
      <w:szCs w:val="2"/>
    </w:rPr>
  </w:style>
  <w:style w:type="paragraph" w:customStyle="1" w:styleId="article-list">
    <w:name w:val="article-list"/>
    <w:basedOn w:val="a"/>
    <w:pPr>
      <w:spacing w:before="180"/>
    </w:pPr>
  </w:style>
  <w:style w:type="paragraph" w:customStyle="1" w:styleId="big-share">
    <w:name w:val="big-share"/>
    <w:basedOn w:val="a"/>
    <w:pPr>
      <w:pBdr>
        <w:top w:val="single" w:sz="6" w:space="8" w:color="B4B4B4"/>
      </w:pBdr>
    </w:pPr>
  </w:style>
  <w:style w:type="paragraph" w:customStyle="1" w:styleId="ada">
    <w:name w:val="ada"/>
    <w:basedOn w:val="a"/>
    <w:pPr>
      <w:pBdr>
        <w:top w:val="single" w:sz="6" w:space="7" w:color="CCCCCC"/>
        <w:left w:val="single" w:sz="6" w:space="0" w:color="CCCCCC"/>
        <w:bottom w:val="single" w:sz="6" w:space="7" w:color="CCCCCC"/>
        <w:right w:val="single" w:sz="6" w:space="0" w:color="CCCCCC"/>
      </w:pBdr>
      <w:spacing w:before="225"/>
      <w:jc w:val="center"/>
    </w:pPr>
  </w:style>
  <w:style w:type="paragraph" w:customStyle="1" w:styleId="ad-r">
    <w:name w:val="ad-r"/>
    <w:basedOn w:val="a"/>
    <w:pPr>
      <w:shd w:val="clear" w:color="auto" w:fill="FFFFFF"/>
      <w:spacing w:before="225"/>
      <w:jc w:val="center"/>
    </w:pPr>
  </w:style>
  <w:style w:type="paragraph" w:customStyle="1" w:styleId="ad-l">
    <w:name w:val="ad-l"/>
    <w:basedOn w:val="a"/>
    <w:pPr>
      <w:shd w:val="clear" w:color="auto" w:fill="FFFFFF"/>
      <w:spacing w:before="225"/>
      <w:jc w:val="center"/>
    </w:pPr>
  </w:style>
  <w:style w:type="paragraph" w:customStyle="1" w:styleId="ad590">
    <w:name w:val="ad590"/>
    <w:basedOn w:val="a"/>
    <w:pPr>
      <w:jc w:val="center"/>
    </w:pPr>
  </w:style>
  <w:style w:type="paragraph" w:customStyle="1" w:styleId="bord">
    <w:name w:val="bord"/>
    <w:basedOn w:val="a"/>
  </w:style>
  <w:style w:type="paragraph" w:customStyle="1" w:styleId="arrow">
    <w:name w:val="arrow"/>
    <w:basedOn w:val="a"/>
  </w:style>
  <w:style w:type="paragraph" w:customStyle="1" w:styleId="arrow1">
    <w:name w:val="arrow1"/>
    <w:basedOn w:val="a"/>
  </w:style>
  <w:style w:type="paragraph" w:customStyle="1" w:styleId="bord1">
    <w:name w:val="bord1"/>
    <w:basedOn w:val="a"/>
    <w:pPr>
      <w:pBdr>
        <w:top w:val="single" w:sz="2" w:space="0" w:color="EEEDED"/>
        <w:left w:val="single" w:sz="6" w:space="0" w:color="EEEDED"/>
        <w:bottom w:val="single" w:sz="6" w:space="0" w:color="EEEDED"/>
        <w:right w:val="single" w:sz="6" w:space="0" w:color="EEEDED"/>
      </w:pBdr>
      <w:shd w:val="clear" w:color="auto" w:fill="F9F9F9"/>
      <w:spacing w:before="195"/>
    </w:pPr>
  </w:style>
  <w:style w:type="paragraph" w:customStyle="1" w:styleId="btn-success">
    <w:name w:val="btn-success"/>
    <w:basedOn w:val="a"/>
  </w:style>
  <w:style w:type="paragraph" w:customStyle="1" w:styleId="active">
    <w:name w:val="active"/>
    <w:basedOn w:val="a"/>
  </w:style>
  <w:style w:type="paragraph" w:customStyle="1" w:styleId="bottom">
    <w:name w:val="bottom"/>
    <w:basedOn w:val="a"/>
  </w:style>
  <w:style w:type="paragraph" w:customStyle="1" w:styleId="btn-lf">
    <w:name w:val="btn-lf"/>
    <w:basedOn w:val="a"/>
  </w:style>
  <w:style w:type="character" w:customStyle="1" w:styleId="at">
    <w:name w:val="at"/>
    <w:basedOn w:val="a0"/>
    <w:rPr>
      <w:sz w:val="24"/>
      <w:szCs w:val="24"/>
    </w:rPr>
  </w:style>
  <w:style w:type="character" w:customStyle="1" w:styleId="app-arrow">
    <w:name w:val="app-arrow"/>
    <w:basedOn w:val="a0"/>
    <w:rPr>
      <w:sz w:val="24"/>
      <w:szCs w:val="24"/>
    </w:rPr>
  </w:style>
  <w:style w:type="paragraph" w:customStyle="1" w:styleId="arrow2">
    <w:name w:val="arrow2"/>
    <w:basedOn w:val="a"/>
  </w:style>
  <w:style w:type="paragraph" w:customStyle="1" w:styleId="bord2">
    <w:name w:val="bord2"/>
    <w:basedOn w:val="a"/>
    <w:pPr>
      <w:pBdr>
        <w:top w:val="single" w:sz="2" w:space="0" w:color="EEEDED"/>
        <w:left w:val="single" w:sz="6" w:space="0" w:color="EEEDED"/>
        <w:bottom w:val="single" w:sz="6" w:space="0" w:color="EEEDED"/>
        <w:right w:val="single" w:sz="6" w:space="0" w:color="EEEDED"/>
      </w:pBdr>
      <w:shd w:val="clear" w:color="auto" w:fill="F9F9F9"/>
      <w:spacing w:before="195"/>
    </w:pPr>
  </w:style>
  <w:style w:type="paragraph" w:customStyle="1" w:styleId="btn-success1">
    <w:name w:val="btn-success1"/>
    <w:basedOn w:val="a"/>
  </w:style>
  <w:style w:type="character" w:customStyle="1" w:styleId="app-arrow1">
    <w:name w:val="app-arrow1"/>
    <w:basedOn w:val="a0"/>
    <w:rPr>
      <w:sz w:val="2"/>
      <w:szCs w:val="2"/>
    </w:rPr>
  </w:style>
  <w:style w:type="character" w:customStyle="1" w:styleId="at1">
    <w:name w:val="at1"/>
    <w:basedOn w:val="a0"/>
    <w:rPr>
      <w:rFonts w:ascii="Verdana" w:hAnsi="Verdana" w:hint="default"/>
      <w:sz w:val="24"/>
      <w:szCs w:val="24"/>
    </w:rPr>
  </w:style>
  <w:style w:type="paragraph" w:customStyle="1" w:styleId="active1">
    <w:name w:val="active1"/>
    <w:basedOn w:val="a"/>
    <w:pPr>
      <w:shd w:val="clear" w:color="auto" w:fill="FC7821"/>
    </w:pPr>
    <w:rPr>
      <w:color w:val="FFFFFF"/>
    </w:rPr>
  </w:style>
  <w:style w:type="paragraph" w:customStyle="1" w:styleId="bottom1">
    <w:name w:val="bottom1"/>
    <w:basedOn w:val="a"/>
    <w:rPr>
      <w:color w:val="666666"/>
    </w:rPr>
  </w:style>
  <w:style w:type="paragraph" w:customStyle="1" w:styleId="btn-lf1">
    <w:name w:val="btn-lf1"/>
    <w:basedOn w:val="a"/>
    <w:pPr>
      <w:spacing w:line="270" w:lineRule="atLeast"/>
      <w:jc w:val="center"/>
    </w:pPr>
    <w:rPr>
      <w:color w:val="FFFFFF"/>
    </w:rPr>
  </w:style>
  <w:style w:type="paragraph" w:customStyle="1" w:styleId="arrow3">
    <w:name w:val="arrow3"/>
    <w:basedOn w:val="a"/>
  </w:style>
  <w:style w:type="paragraph" w:customStyle="1" w:styleId="bord3">
    <w:name w:val="bord3"/>
    <w:basedOn w:val="a"/>
    <w:pPr>
      <w:pBdr>
        <w:top w:val="single" w:sz="2" w:space="0" w:color="EEEDED"/>
        <w:left w:val="single" w:sz="6" w:space="0" w:color="EEEDED"/>
        <w:bottom w:val="single" w:sz="6" w:space="0" w:color="EEEDED"/>
        <w:right w:val="single" w:sz="6" w:space="0" w:color="EEEDED"/>
      </w:pBdr>
      <w:shd w:val="clear" w:color="auto" w:fill="F9F9F9"/>
      <w:spacing w:before="195"/>
    </w:pPr>
  </w:style>
  <w:style w:type="paragraph" w:customStyle="1" w:styleId="btn-success2">
    <w:name w:val="btn-success2"/>
    <w:basedOn w:val="a"/>
  </w:style>
  <w:style w:type="character" w:customStyle="1" w:styleId="app-arrow2">
    <w:name w:val="app-arrow2"/>
    <w:basedOn w:val="a0"/>
    <w:rPr>
      <w:sz w:val="2"/>
      <w:szCs w:val="2"/>
    </w:rPr>
  </w:style>
  <w:style w:type="character" w:customStyle="1" w:styleId="at2">
    <w:name w:val="at2"/>
    <w:basedOn w:val="a0"/>
    <w:rPr>
      <w:rFonts w:ascii="Verdana" w:hAnsi="Verdana" w:hint="default"/>
      <w:sz w:val="24"/>
      <w:szCs w:val="24"/>
    </w:rPr>
  </w:style>
  <w:style w:type="paragraph" w:customStyle="1" w:styleId="active2">
    <w:name w:val="active2"/>
    <w:basedOn w:val="a"/>
    <w:pPr>
      <w:shd w:val="clear" w:color="auto" w:fill="FC7821"/>
    </w:pPr>
    <w:rPr>
      <w:color w:val="FFFFFF"/>
    </w:rPr>
  </w:style>
  <w:style w:type="paragraph" w:customStyle="1" w:styleId="bottom2">
    <w:name w:val="bottom2"/>
    <w:basedOn w:val="a"/>
    <w:rPr>
      <w:color w:val="666666"/>
    </w:rPr>
  </w:style>
  <w:style w:type="paragraph" w:customStyle="1" w:styleId="btn-lf2">
    <w:name w:val="btn-lf2"/>
    <w:basedOn w:val="a"/>
    <w:pPr>
      <w:spacing w:line="270" w:lineRule="atLeast"/>
      <w:jc w:val="center"/>
    </w:pPr>
    <w:rPr>
      <w:color w:val="FFFFFF"/>
    </w:rPr>
  </w:style>
  <w:style w:type="paragraph" w:customStyle="1" w:styleId="arrow4">
    <w:name w:val="arrow4"/>
    <w:basedOn w:val="a"/>
  </w:style>
  <w:style w:type="paragraph" w:customStyle="1" w:styleId="bord4">
    <w:name w:val="bord4"/>
    <w:basedOn w:val="a"/>
    <w:pPr>
      <w:pBdr>
        <w:top w:val="single" w:sz="2" w:space="0" w:color="EEEDED"/>
        <w:left w:val="single" w:sz="6" w:space="0" w:color="EEEDED"/>
        <w:bottom w:val="single" w:sz="6" w:space="0" w:color="EEEDED"/>
        <w:right w:val="single" w:sz="6" w:space="0" w:color="EEEDED"/>
      </w:pBdr>
      <w:shd w:val="clear" w:color="auto" w:fill="F9F9F9"/>
      <w:spacing w:before="195"/>
    </w:pPr>
  </w:style>
  <w:style w:type="paragraph" w:customStyle="1" w:styleId="btn-success3">
    <w:name w:val="btn-success3"/>
    <w:basedOn w:val="a"/>
  </w:style>
  <w:style w:type="character" w:customStyle="1" w:styleId="app-arrow3">
    <w:name w:val="app-arrow3"/>
    <w:basedOn w:val="a0"/>
    <w:rPr>
      <w:sz w:val="2"/>
      <w:szCs w:val="2"/>
    </w:rPr>
  </w:style>
  <w:style w:type="character" w:customStyle="1" w:styleId="at3">
    <w:name w:val="at3"/>
    <w:basedOn w:val="a0"/>
    <w:rPr>
      <w:rFonts w:ascii="Verdana" w:hAnsi="Verdana" w:hint="default"/>
      <w:sz w:val="24"/>
      <w:szCs w:val="24"/>
    </w:rPr>
  </w:style>
  <w:style w:type="paragraph" w:customStyle="1" w:styleId="active3">
    <w:name w:val="active3"/>
    <w:basedOn w:val="a"/>
    <w:pPr>
      <w:shd w:val="clear" w:color="auto" w:fill="FC7821"/>
    </w:pPr>
    <w:rPr>
      <w:color w:val="FFFFFF"/>
    </w:rPr>
  </w:style>
  <w:style w:type="paragraph" w:customStyle="1" w:styleId="bottom3">
    <w:name w:val="bottom3"/>
    <w:basedOn w:val="a"/>
    <w:rPr>
      <w:color w:val="666666"/>
    </w:rPr>
  </w:style>
  <w:style w:type="paragraph" w:customStyle="1" w:styleId="btn-lf3">
    <w:name w:val="btn-lf3"/>
    <w:basedOn w:val="a"/>
    <w:pPr>
      <w:spacing w:line="270" w:lineRule="atLeast"/>
      <w:jc w:val="center"/>
    </w:pPr>
    <w:rPr>
      <w:color w:val="FFFFFF"/>
    </w:rPr>
  </w:style>
  <w:style w:type="paragraph" w:customStyle="1" w:styleId="bd">
    <w:name w:val="bd"/>
    <w:basedOn w:val="a"/>
  </w:style>
  <w:style w:type="paragraph" w:customStyle="1" w:styleId="btn">
    <w:name w:val="btn"/>
    <w:basedOn w:val="a"/>
  </w:style>
  <w:style w:type="paragraph" w:customStyle="1" w:styleId="arrow5">
    <w:name w:val="arrow5"/>
    <w:basedOn w:val="a"/>
  </w:style>
  <w:style w:type="paragraph" w:customStyle="1" w:styleId="bord5">
    <w:name w:val="bord5"/>
    <w:basedOn w:val="a"/>
    <w:pPr>
      <w:pBdr>
        <w:top w:val="single" w:sz="2" w:space="0" w:color="EEEDED"/>
        <w:left w:val="single" w:sz="6" w:space="0" w:color="EEEDED"/>
        <w:bottom w:val="single" w:sz="6" w:space="0" w:color="EEEDED"/>
        <w:right w:val="single" w:sz="6" w:space="0" w:color="EEEDED"/>
      </w:pBdr>
      <w:shd w:val="clear" w:color="auto" w:fill="F9F9F9"/>
      <w:spacing w:before="195"/>
    </w:pPr>
  </w:style>
  <w:style w:type="paragraph" w:customStyle="1" w:styleId="btn-success4">
    <w:name w:val="btn-success4"/>
    <w:basedOn w:val="a"/>
  </w:style>
  <w:style w:type="character" w:customStyle="1" w:styleId="app-arrow4">
    <w:name w:val="app-arrow4"/>
    <w:basedOn w:val="a0"/>
    <w:rPr>
      <w:sz w:val="2"/>
      <w:szCs w:val="2"/>
    </w:rPr>
  </w:style>
  <w:style w:type="character" w:customStyle="1" w:styleId="at4">
    <w:name w:val="at4"/>
    <w:basedOn w:val="a0"/>
    <w:rPr>
      <w:rFonts w:ascii="Verdana" w:hAnsi="Verdana" w:hint="default"/>
      <w:sz w:val="24"/>
      <w:szCs w:val="24"/>
    </w:rPr>
  </w:style>
  <w:style w:type="paragraph" w:customStyle="1" w:styleId="active4">
    <w:name w:val="active4"/>
    <w:basedOn w:val="a"/>
    <w:pPr>
      <w:shd w:val="clear" w:color="auto" w:fill="FC7821"/>
    </w:pPr>
    <w:rPr>
      <w:color w:val="FFFFFF"/>
    </w:rPr>
  </w:style>
  <w:style w:type="paragraph" w:customStyle="1" w:styleId="bottom4">
    <w:name w:val="bottom4"/>
    <w:basedOn w:val="a"/>
    <w:rPr>
      <w:color w:val="666666"/>
    </w:rPr>
  </w:style>
  <w:style w:type="paragraph" w:customStyle="1" w:styleId="btn-lf4">
    <w:name w:val="btn-lf4"/>
    <w:basedOn w:val="a"/>
    <w:pPr>
      <w:spacing w:line="270" w:lineRule="atLeast"/>
      <w:jc w:val="center"/>
    </w:pPr>
    <w:rPr>
      <w:color w:val="FFFFFF"/>
    </w:rPr>
  </w:style>
  <w:style w:type="paragraph" w:customStyle="1" w:styleId="bd1">
    <w:name w:val="bd1"/>
    <w:basedOn w:val="a"/>
  </w:style>
  <w:style w:type="paragraph" w:customStyle="1" w:styleId="btn1">
    <w:name w:val="btn1"/>
    <w:basedOn w:val="a"/>
  </w:style>
  <w:style w:type="paragraph" w:customStyle="1" w:styleId="btn2">
    <w:name w:val="btn2"/>
    <w:basedOn w:val="a"/>
  </w:style>
  <w:style w:type="paragraph" w:customStyle="1" w:styleId="blank30">
    <w:name w:val="blank30"/>
    <w:basedOn w:val="a"/>
    <w:rPr>
      <w:sz w:val="2"/>
      <w:szCs w:val="2"/>
    </w:rPr>
  </w:style>
  <w:style w:type="paragraph" w:customStyle="1" w:styleId="beforeloading">
    <w:name w:val="before_loading"/>
    <w:basedOn w:val="a"/>
    <w:pPr>
      <w:spacing w:before="1500"/>
    </w:pPr>
  </w:style>
  <w:style w:type="paragraph" w:customStyle="1" w:styleId="bordover">
    <w:name w:val="bordover"/>
    <w:basedOn w:val="a"/>
  </w:style>
  <w:style w:type="paragraph" w:customStyle="1" w:styleId="borderror">
    <w:name w:val="borderror"/>
    <w:basedOn w:val="a"/>
  </w:style>
  <w:style w:type="paragraph" w:customStyle="1" w:styleId="btnsimple">
    <w:name w:val="btnsimple"/>
    <w:basedOn w:val="a"/>
  </w:style>
  <w:style w:type="paragraph" w:customStyle="1" w:styleId="beloading">
    <w:name w:val="beloading"/>
    <w:basedOn w:val="a"/>
  </w:style>
  <w:style w:type="paragraph" w:customStyle="1" w:styleId="acttip">
    <w:name w:val="acttip"/>
    <w:basedOn w:val="a"/>
  </w:style>
  <w:style w:type="paragraph" w:customStyle="1" w:styleId="acthelp">
    <w:name w:val="acthelp"/>
    <w:basedOn w:val="a"/>
  </w:style>
  <w:style w:type="paragraph" w:customStyle="1" w:styleId="angle">
    <w:name w:val="angle"/>
    <w:basedOn w:val="a"/>
  </w:style>
  <w:style w:type="paragraph" w:customStyle="1" w:styleId="box">
    <w:name w:val="box"/>
    <w:basedOn w:val="a"/>
  </w:style>
  <w:style w:type="paragraph" w:customStyle="1" w:styleId="boxtop">
    <w:name w:val="boxtop"/>
    <w:basedOn w:val="a"/>
  </w:style>
  <w:style w:type="paragraph" w:customStyle="1" w:styleId="btn-login">
    <w:name w:val="btn-login"/>
    <w:basedOn w:val="a"/>
  </w:style>
  <w:style w:type="paragraph" w:customStyle="1" w:styleId="btn-reg">
    <w:name w:val="btn-reg"/>
    <w:basedOn w:val="a"/>
  </w:style>
  <w:style w:type="paragraph" w:customStyle="1" w:styleId="btn-view">
    <w:name w:val="btn-view"/>
    <w:basedOn w:val="a"/>
  </w:style>
  <w:style w:type="paragraph" w:customStyle="1" w:styleId="add-jifen">
    <w:name w:val="add-jifen"/>
    <w:basedOn w:val="a"/>
  </w:style>
  <w:style w:type="paragraph" w:customStyle="1" w:styleId="btn-talk">
    <w:name w:val="btn-talk"/>
    <w:basedOn w:val="a"/>
  </w:style>
  <w:style w:type="paragraph" w:customStyle="1" w:styleId="btn-set-pass">
    <w:name w:val="btn-set-pass"/>
    <w:basedOn w:val="a"/>
  </w:style>
  <w:style w:type="paragraph" w:customStyle="1" w:styleId="btn-set-nname">
    <w:name w:val="btn-set-nname"/>
    <w:basedOn w:val="a"/>
  </w:style>
  <w:style w:type="paragraph" w:customStyle="1" w:styleId="btn-set-no">
    <w:name w:val="btn-set-no"/>
    <w:basedOn w:val="a"/>
  </w:style>
  <w:style w:type="paragraph" w:customStyle="1" w:styleId="argue-wrapper">
    <w:name w:val="argue-wrapper"/>
    <w:basedOn w:val="a"/>
  </w:style>
  <w:style w:type="paragraph" w:customStyle="1" w:styleId="btn-send-cancel">
    <w:name w:val="btn-send-cancel"/>
    <w:basedOn w:val="a"/>
  </w:style>
  <w:style w:type="paragraph" w:customStyle="1" w:styleId="btn-send">
    <w:name w:val="btn-send"/>
    <w:basedOn w:val="a"/>
  </w:style>
  <w:style w:type="paragraph" w:customStyle="1" w:styleId="argue-title">
    <w:name w:val="argue-title"/>
    <w:basedOn w:val="a"/>
  </w:style>
  <w:style w:type="paragraph" w:customStyle="1" w:styleId="appear-in">
    <w:name w:val="appear-in"/>
    <w:basedOn w:val="a"/>
  </w:style>
  <w:style w:type="paragraph" w:customStyle="1" w:styleId="appear-txt">
    <w:name w:val="appear-txt"/>
    <w:basedOn w:val="a"/>
  </w:style>
  <w:style w:type="paragraph" w:customStyle="1" w:styleId="appear-txt-lost">
    <w:name w:val="appear-txt-lost"/>
    <w:basedOn w:val="a"/>
  </w:style>
  <w:style w:type="paragraph" w:customStyle="1" w:styleId="badge">
    <w:name w:val="badge"/>
    <w:basedOn w:val="a"/>
  </w:style>
  <w:style w:type="paragraph" w:customStyle="1" w:styleId="amend-explain">
    <w:name w:val="amend-explain"/>
    <w:basedOn w:val="a"/>
  </w:style>
  <w:style w:type="paragraph" w:customStyle="1" w:styleId="amend-head">
    <w:name w:val="amend-head"/>
    <w:basedOn w:val="a"/>
  </w:style>
  <w:style w:type="paragraph" w:customStyle="1" w:styleId="btn-amend-head">
    <w:name w:val="btn-amend-head"/>
    <w:basedOn w:val="a"/>
  </w:style>
  <w:style w:type="paragraph" w:customStyle="1" w:styleId="btn-share">
    <w:name w:val="btn-share"/>
    <w:basedOn w:val="a"/>
  </w:style>
  <w:style w:type="character" w:customStyle="1" w:styleId="arrow6">
    <w:name w:val="arrow6"/>
    <w:basedOn w:val="a0"/>
    <w:rPr>
      <w:sz w:val="24"/>
      <w:szCs w:val="24"/>
    </w:rPr>
  </w:style>
  <w:style w:type="paragraph" w:customStyle="1" w:styleId="arrow7">
    <w:name w:val="arrow7"/>
    <w:basedOn w:val="a"/>
  </w:style>
  <w:style w:type="paragraph" w:customStyle="1" w:styleId="bord6">
    <w:name w:val="bord6"/>
    <w:basedOn w:val="a"/>
    <w:pPr>
      <w:pBdr>
        <w:top w:val="single" w:sz="2" w:space="0" w:color="EEEDED"/>
        <w:left w:val="single" w:sz="6" w:space="0" w:color="EEEDED"/>
        <w:bottom w:val="single" w:sz="6" w:space="0" w:color="EEEDED"/>
        <w:right w:val="single" w:sz="6" w:space="0" w:color="EEEDED"/>
      </w:pBdr>
      <w:shd w:val="clear" w:color="auto" w:fill="F9F9F9"/>
      <w:spacing w:before="195"/>
    </w:pPr>
  </w:style>
  <w:style w:type="paragraph" w:customStyle="1" w:styleId="btn-success5">
    <w:name w:val="btn-success5"/>
    <w:basedOn w:val="a"/>
  </w:style>
  <w:style w:type="character" w:customStyle="1" w:styleId="app-arrow5">
    <w:name w:val="app-arrow5"/>
    <w:basedOn w:val="a0"/>
    <w:rPr>
      <w:sz w:val="2"/>
      <w:szCs w:val="2"/>
    </w:rPr>
  </w:style>
  <w:style w:type="character" w:customStyle="1" w:styleId="at5">
    <w:name w:val="at5"/>
    <w:basedOn w:val="a0"/>
    <w:rPr>
      <w:rFonts w:ascii="Verdana" w:hAnsi="Verdana" w:hint="default"/>
      <w:sz w:val="24"/>
      <w:szCs w:val="24"/>
    </w:rPr>
  </w:style>
  <w:style w:type="paragraph" w:customStyle="1" w:styleId="active5">
    <w:name w:val="active5"/>
    <w:basedOn w:val="a"/>
    <w:pPr>
      <w:shd w:val="clear" w:color="auto" w:fill="FC7821"/>
    </w:pPr>
    <w:rPr>
      <w:color w:val="FFFFFF"/>
    </w:rPr>
  </w:style>
  <w:style w:type="paragraph" w:customStyle="1" w:styleId="bottom5">
    <w:name w:val="bottom5"/>
    <w:basedOn w:val="a"/>
    <w:rPr>
      <w:color w:val="666666"/>
    </w:rPr>
  </w:style>
  <w:style w:type="paragraph" w:customStyle="1" w:styleId="btn-lf5">
    <w:name w:val="btn-lf5"/>
    <w:basedOn w:val="a"/>
    <w:pPr>
      <w:spacing w:line="270" w:lineRule="atLeast"/>
      <w:jc w:val="center"/>
    </w:pPr>
    <w:rPr>
      <w:color w:val="FFFFFF"/>
    </w:rPr>
  </w:style>
  <w:style w:type="paragraph" w:customStyle="1" w:styleId="bd2">
    <w:name w:val="bd2"/>
    <w:basedOn w:val="a"/>
  </w:style>
  <w:style w:type="paragraph" w:customStyle="1" w:styleId="btn3">
    <w:name w:val="btn3"/>
    <w:basedOn w:val="a"/>
  </w:style>
  <w:style w:type="paragraph" w:customStyle="1" w:styleId="btn4">
    <w:name w:val="btn4"/>
    <w:basedOn w:val="a"/>
  </w:style>
  <w:style w:type="paragraph" w:customStyle="1" w:styleId="btn5">
    <w:name w:val="btn5"/>
    <w:basedOn w:val="a"/>
    <w:pPr>
      <w:shd w:val="clear" w:color="auto" w:fill="1B75C6"/>
      <w:spacing w:line="360" w:lineRule="atLeast"/>
    </w:pPr>
    <w:rPr>
      <w:color w:val="FFFFFF"/>
      <w:sz w:val="21"/>
      <w:szCs w:val="21"/>
    </w:rPr>
  </w:style>
  <w:style w:type="paragraph" w:customStyle="1" w:styleId="badge1">
    <w:name w:val="badge1"/>
    <w:basedOn w:val="a"/>
    <w:pPr>
      <w:spacing w:line="330" w:lineRule="atLeast"/>
      <w:ind w:right="150"/>
    </w:pPr>
    <w:rPr>
      <w:color w:val="333333"/>
      <w:sz w:val="2"/>
      <w:szCs w:val="2"/>
    </w:rPr>
  </w:style>
  <w:style w:type="paragraph" w:customStyle="1" w:styleId="angle1">
    <w:name w:val="angle1"/>
    <w:basedOn w:val="a"/>
  </w:style>
  <w:style w:type="paragraph" w:customStyle="1" w:styleId="bordover1">
    <w:name w:val="bordover1"/>
    <w:basedOn w:val="a"/>
    <w:pPr>
      <w:pBdr>
        <w:top w:val="single" w:sz="6" w:space="0" w:color="659AC7"/>
        <w:left w:val="single" w:sz="6" w:space="0" w:color="659AC7"/>
        <w:bottom w:val="single" w:sz="6" w:space="0" w:color="659AC7"/>
        <w:right w:val="single" w:sz="6" w:space="0" w:color="659AC7"/>
      </w:pBdr>
    </w:pPr>
  </w:style>
  <w:style w:type="paragraph" w:customStyle="1" w:styleId="borderror1">
    <w:name w:val="borderror1"/>
    <w:basedOn w:val="a"/>
    <w:pPr>
      <w:pBdr>
        <w:top w:val="single" w:sz="6" w:space="0" w:color="CC0000"/>
        <w:left w:val="single" w:sz="6" w:space="0" w:color="CC0000"/>
        <w:bottom w:val="single" w:sz="6" w:space="0" w:color="CC0000"/>
        <w:right w:val="single" w:sz="6" w:space="0" w:color="CC0000"/>
      </w:pBdr>
      <w:shd w:val="clear" w:color="auto" w:fill="FFE9E9"/>
    </w:pPr>
    <w:rPr>
      <w:color w:val="333333"/>
    </w:rPr>
  </w:style>
  <w:style w:type="paragraph" w:customStyle="1" w:styleId="btnsimple1">
    <w:name w:val="btnsimple1"/>
    <w:basedOn w:val="a"/>
    <w:pPr>
      <w:spacing w:before="75"/>
    </w:pPr>
  </w:style>
  <w:style w:type="paragraph" w:customStyle="1" w:styleId="box1">
    <w:name w:val="box1"/>
    <w:basedOn w:val="a"/>
    <w:pPr>
      <w:pBdr>
        <w:bottom w:val="single" w:sz="6" w:space="8" w:color="E6E6E6"/>
      </w:pBdr>
    </w:pPr>
  </w:style>
  <w:style w:type="paragraph" w:customStyle="1" w:styleId="boxtop1">
    <w:name w:val="boxtop1"/>
    <w:basedOn w:val="a"/>
  </w:style>
  <w:style w:type="paragraph" w:customStyle="1" w:styleId="box2">
    <w:name w:val="box2"/>
    <w:basedOn w:val="a"/>
    <w:pPr>
      <w:pBdr>
        <w:bottom w:val="single" w:sz="6" w:space="8" w:color="E6E6E6"/>
      </w:pBdr>
    </w:pPr>
  </w:style>
  <w:style w:type="paragraph" w:customStyle="1" w:styleId="add-jifen1">
    <w:name w:val="add-jifen1"/>
    <w:basedOn w:val="a"/>
    <w:rPr>
      <w:sz w:val="21"/>
      <w:szCs w:val="21"/>
    </w:rPr>
  </w:style>
  <w:style w:type="paragraph" w:customStyle="1" w:styleId="add-jifen2">
    <w:name w:val="add-jifen2"/>
    <w:basedOn w:val="a"/>
    <w:pPr>
      <w:ind w:left="105" w:right="105"/>
    </w:pPr>
    <w:rPr>
      <w:sz w:val="21"/>
      <w:szCs w:val="21"/>
    </w:rPr>
  </w:style>
  <w:style w:type="paragraph" w:customStyle="1" w:styleId="beloading1">
    <w:name w:val="beloading1"/>
    <w:basedOn w:val="a"/>
    <w:pPr>
      <w:spacing w:line="0" w:lineRule="auto"/>
      <w:textAlignment w:val="center"/>
    </w:pPr>
  </w:style>
  <w:style w:type="character" w:customStyle="1" w:styleId="arrow8">
    <w:name w:val="arrow8"/>
    <w:basedOn w:val="a0"/>
    <w:rPr>
      <w:vanish w:val="0"/>
      <w:webHidden w:val="0"/>
      <w:sz w:val="24"/>
      <w:szCs w:val="24"/>
      <w:specVanish w:val="0"/>
    </w:rPr>
  </w:style>
  <w:style w:type="paragraph" w:customStyle="1" w:styleId="add-jifen3">
    <w:name w:val="add-jifen3"/>
    <w:basedOn w:val="a"/>
    <w:pPr>
      <w:jc w:val="center"/>
    </w:pPr>
    <w:rPr>
      <w:sz w:val="21"/>
      <w:szCs w:val="21"/>
    </w:rPr>
  </w:style>
  <w:style w:type="paragraph" w:customStyle="1" w:styleId="add-jifen4">
    <w:name w:val="add-jifen4"/>
    <w:basedOn w:val="a"/>
    <w:pPr>
      <w:jc w:val="center"/>
    </w:pPr>
    <w:rPr>
      <w:sz w:val="21"/>
      <w:szCs w:val="21"/>
    </w:rPr>
  </w:style>
  <w:style w:type="paragraph" w:customStyle="1" w:styleId="btn-login1">
    <w:name w:val="btn-login1"/>
    <w:basedOn w:val="a"/>
    <w:rPr>
      <w:color w:val="FFFFFF"/>
      <w:sz w:val="21"/>
      <w:szCs w:val="21"/>
    </w:rPr>
  </w:style>
  <w:style w:type="paragraph" w:customStyle="1" w:styleId="btn-reg1">
    <w:name w:val="btn-reg1"/>
    <w:basedOn w:val="a"/>
    <w:rPr>
      <w:b/>
      <w:bCs/>
      <w:color w:val="2E74AB"/>
      <w:sz w:val="21"/>
      <w:szCs w:val="21"/>
    </w:rPr>
  </w:style>
  <w:style w:type="paragraph" w:customStyle="1" w:styleId="active6">
    <w:name w:val="active6"/>
    <w:basedOn w:val="a"/>
    <w:pPr>
      <w:shd w:val="clear" w:color="auto" w:fill="569BD6"/>
    </w:pPr>
    <w:rPr>
      <w:color w:val="FFFFFF"/>
    </w:rPr>
  </w:style>
  <w:style w:type="paragraph" w:customStyle="1" w:styleId="btn-talk1">
    <w:name w:val="btn-talk1"/>
    <w:basedOn w:val="a"/>
    <w:rPr>
      <w:color w:val="FFFFFF"/>
      <w:sz w:val="21"/>
      <w:szCs w:val="21"/>
    </w:rPr>
  </w:style>
  <w:style w:type="paragraph" w:customStyle="1" w:styleId="btn-set-pass1">
    <w:name w:val="btn-set-pass1"/>
    <w:basedOn w:val="a"/>
    <w:rPr>
      <w:color w:val="005598"/>
    </w:rPr>
  </w:style>
  <w:style w:type="paragraph" w:customStyle="1" w:styleId="btn-set-nname1">
    <w:name w:val="btn-set-nname1"/>
    <w:basedOn w:val="a"/>
    <w:rPr>
      <w:color w:val="005598"/>
    </w:rPr>
  </w:style>
  <w:style w:type="paragraph" w:customStyle="1" w:styleId="btn-set-no1">
    <w:name w:val="btn-set-no1"/>
    <w:basedOn w:val="a"/>
    <w:rPr>
      <w:color w:val="ABABAB"/>
    </w:rPr>
  </w:style>
  <w:style w:type="paragraph" w:customStyle="1" w:styleId="btn-view1">
    <w:name w:val="btn-view1"/>
    <w:basedOn w:val="a"/>
    <w:rPr>
      <w:color w:val="FFFFFF"/>
      <w:sz w:val="21"/>
      <w:szCs w:val="21"/>
    </w:rPr>
  </w:style>
  <w:style w:type="paragraph" w:customStyle="1" w:styleId="acttip1">
    <w:name w:val="acttip1"/>
    <w:basedOn w:val="a"/>
    <w:pPr>
      <w:pBdr>
        <w:top w:val="single" w:sz="6" w:space="8" w:color="D7E7EF"/>
        <w:left w:val="single" w:sz="6" w:space="8" w:color="D7E7EF"/>
        <w:bottom w:val="single" w:sz="6" w:space="8" w:color="D7E7EF"/>
        <w:right w:val="single" w:sz="6" w:space="8" w:color="D7E7EF"/>
      </w:pBdr>
      <w:shd w:val="clear" w:color="auto" w:fill="FAFDFE"/>
      <w:spacing w:before="225" w:after="225" w:line="390" w:lineRule="atLeast"/>
      <w:ind w:left="225" w:right="225"/>
      <w:jc w:val="center"/>
    </w:pPr>
    <w:rPr>
      <w:color w:val="666666"/>
      <w:sz w:val="21"/>
      <w:szCs w:val="21"/>
    </w:rPr>
  </w:style>
  <w:style w:type="paragraph" w:customStyle="1" w:styleId="acthelp1">
    <w:name w:val="acthelp1"/>
    <w:basedOn w:val="a"/>
    <w:pPr>
      <w:spacing w:before="150" w:after="150" w:line="330" w:lineRule="atLeast"/>
      <w:ind w:left="150" w:right="150"/>
    </w:pPr>
    <w:rPr>
      <w:sz w:val="18"/>
      <w:szCs w:val="18"/>
    </w:rPr>
  </w:style>
  <w:style w:type="paragraph" w:customStyle="1" w:styleId="angle2">
    <w:name w:val="angle2"/>
    <w:basedOn w:val="a"/>
    <w:rPr>
      <w:sz w:val="2"/>
      <w:szCs w:val="2"/>
    </w:rPr>
  </w:style>
  <w:style w:type="paragraph" w:customStyle="1" w:styleId="amend-explain1">
    <w:name w:val="amend-explain1"/>
    <w:basedOn w:val="a"/>
    <w:pPr>
      <w:spacing w:before="90" w:line="450" w:lineRule="atLeast"/>
      <w:jc w:val="right"/>
    </w:pPr>
  </w:style>
  <w:style w:type="paragraph" w:customStyle="1" w:styleId="amend-head1">
    <w:name w:val="amend-head1"/>
    <w:basedOn w:val="a"/>
    <w:pPr>
      <w:ind w:left="1800"/>
    </w:pPr>
  </w:style>
  <w:style w:type="paragraph" w:customStyle="1" w:styleId="btn-amend-head1">
    <w:name w:val="btn-amend-head1"/>
    <w:basedOn w:val="a"/>
    <w:pPr>
      <w:spacing w:line="390" w:lineRule="atLeast"/>
      <w:jc w:val="center"/>
    </w:pPr>
    <w:rPr>
      <w:color w:val="FFFFFF"/>
    </w:rPr>
  </w:style>
  <w:style w:type="paragraph" w:customStyle="1" w:styleId="btn-share1">
    <w:name w:val="btn-share1"/>
    <w:basedOn w:val="a"/>
    <w:rPr>
      <w:color w:val="FFFFFF"/>
    </w:rPr>
  </w:style>
  <w:style w:type="paragraph" w:customStyle="1" w:styleId="btn6">
    <w:name w:val="btn6"/>
    <w:basedOn w:val="a"/>
    <w:pPr>
      <w:spacing w:before="105"/>
      <w:ind w:right="225"/>
    </w:pPr>
  </w:style>
  <w:style w:type="paragraph" w:customStyle="1" w:styleId="add-jifen5">
    <w:name w:val="add-jifen5"/>
    <w:basedOn w:val="a"/>
    <w:pPr>
      <w:jc w:val="center"/>
    </w:pPr>
    <w:rPr>
      <w:sz w:val="23"/>
      <w:szCs w:val="23"/>
    </w:rPr>
  </w:style>
  <w:style w:type="paragraph" w:customStyle="1" w:styleId="argue-wrapper1">
    <w:name w:val="argue-wrapper1"/>
    <w:basedOn w:val="a"/>
    <w:pPr>
      <w:pBdr>
        <w:top w:val="single" w:sz="6" w:space="6" w:color="B3D0EB"/>
        <w:left w:val="single" w:sz="6" w:space="20" w:color="B3D0EB"/>
        <w:bottom w:val="single" w:sz="6" w:space="0" w:color="B3D0EB"/>
        <w:right w:val="single" w:sz="6" w:space="20" w:color="B3D0EB"/>
      </w:pBdr>
      <w:shd w:val="clear" w:color="auto" w:fill="F8FCFE"/>
    </w:pPr>
  </w:style>
  <w:style w:type="paragraph" w:customStyle="1" w:styleId="argue-title1">
    <w:name w:val="argue-title1"/>
    <w:basedOn w:val="a"/>
    <w:pPr>
      <w:spacing w:line="240" w:lineRule="atLeast"/>
      <w:jc w:val="center"/>
    </w:pPr>
    <w:rPr>
      <w:color w:val="333333"/>
      <w:sz w:val="21"/>
      <w:szCs w:val="21"/>
    </w:rPr>
  </w:style>
  <w:style w:type="paragraph" w:customStyle="1" w:styleId="btn-send1">
    <w:name w:val="btn-send1"/>
    <w:basedOn w:val="a"/>
    <w:rPr>
      <w:color w:val="FFFFFF"/>
      <w:sz w:val="21"/>
      <w:szCs w:val="21"/>
    </w:rPr>
  </w:style>
  <w:style w:type="paragraph" w:customStyle="1" w:styleId="btn-send-cancel1">
    <w:name w:val="btn-send-cancel1"/>
    <w:basedOn w:val="a"/>
    <w:rPr>
      <w:color w:val="333333"/>
    </w:rPr>
  </w:style>
  <w:style w:type="paragraph" w:customStyle="1" w:styleId="appear-in1">
    <w:name w:val="appear-in1"/>
    <w:basedOn w:val="a"/>
  </w:style>
  <w:style w:type="paragraph" w:customStyle="1" w:styleId="appear-txt1">
    <w:name w:val="appear-txt1"/>
    <w:basedOn w:val="a"/>
    <w:pPr>
      <w:spacing w:line="240" w:lineRule="atLeast"/>
    </w:pPr>
    <w:rPr>
      <w:color w:val="333333"/>
    </w:rPr>
  </w:style>
  <w:style w:type="paragraph" w:customStyle="1" w:styleId="appear-txt-lost1">
    <w:name w:val="appear-txt-lost1"/>
    <w:basedOn w:val="a"/>
    <w:pPr>
      <w:spacing w:line="240" w:lineRule="atLeast"/>
      <w:jc w:val="center"/>
    </w:pPr>
    <w:rPr>
      <w:color w:val="CC0000"/>
    </w:rPr>
  </w:style>
  <w:style w:type="paragraph" w:styleId="z-">
    <w:name w:val="HTML Top of Form"/>
    <w:basedOn w:val="a"/>
    <w:next w:val="a"/>
    <w:link w:val="z-0"/>
    <w:hidden/>
    <w:uiPriority w:val="99"/>
    <w:semiHidden/>
    <w:unhideWhenUsed/>
    <w:pPr>
      <w:pBdr>
        <w:bottom w:val="single" w:sz="6" w:space="1" w:color="auto"/>
      </w:pBdr>
      <w:jc w:val="center"/>
    </w:pPr>
    <w:rPr>
      <w:rFonts w:ascii="Arial" w:hAnsi="Arial" w:cs="Arial"/>
      <w:vanish/>
      <w:sz w:val="16"/>
      <w:szCs w:val="16"/>
    </w:rPr>
  </w:style>
  <w:style w:type="character" w:customStyle="1" w:styleId="z-0">
    <w:name w:val="z-窗体顶端 字符"/>
    <w:basedOn w:val="a0"/>
    <w:link w:val="z-"/>
    <w:uiPriority w:val="99"/>
    <w:semiHidden/>
    <w:rPr>
      <w:rFonts w:ascii="Arial" w:eastAsia="宋体" w:hAnsi="Arial" w:cs="Arial"/>
      <w:vanish/>
      <w:sz w:val="16"/>
      <w:szCs w:val="16"/>
    </w:rPr>
  </w:style>
  <w:style w:type="paragraph" w:styleId="z-1">
    <w:name w:val="HTML Bottom of Form"/>
    <w:basedOn w:val="a"/>
    <w:next w:val="a"/>
    <w:link w:val="z-2"/>
    <w:hidden/>
    <w:uiPriority w:val="99"/>
    <w:semiHidden/>
    <w:unhideWhenUsed/>
    <w:pPr>
      <w:pBdr>
        <w:top w:val="single" w:sz="6" w:space="1" w:color="auto"/>
      </w:pBdr>
      <w:jc w:val="center"/>
    </w:pPr>
    <w:rPr>
      <w:rFonts w:ascii="Arial" w:hAnsi="Arial" w:cs="Arial"/>
      <w:vanish/>
      <w:sz w:val="16"/>
      <w:szCs w:val="16"/>
    </w:rPr>
  </w:style>
  <w:style w:type="character" w:customStyle="1" w:styleId="z-2">
    <w:name w:val="z-窗体底端 字符"/>
    <w:basedOn w:val="a0"/>
    <w:link w:val="z-1"/>
    <w:uiPriority w:val="99"/>
    <w:semiHidden/>
    <w:rPr>
      <w:rFonts w:ascii="Arial" w:eastAsia="宋体" w:hAnsi="Arial" w:cs="Arial"/>
      <w:vanish/>
      <w:sz w:val="16"/>
      <w:szCs w:val="16"/>
    </w:rPr>
  </w:style>
  <w:style w:type="paragraph" w:styleId="a8">
    <w:name w:val="Balloon Text"/>
    <w:basedOn w:val="a"/>
    <w:link w:val="a9"/>
    <w:uiPriority w:val="99"/>
    <w:semiHidden/>
    <w:unhideWhenUsed/>
    <w:rsid w:val="004D059C"/>
    <w:rPr>
      <w:sz w:val="18"/>
      <w:szCs w:val="18"/>
    </w:rPr>
  </w:style>
  <w:style w:type="character" w:customStyle="1" w:styleId="a9">
    <w:name w:val="批注框文本 字符"/>
    <w:basedOn w:val="a0"/>
    <w:link w:val="a8"/>
    <w:uiPriority w:val="99"/>
    <w:semiHidden/>
    <w:rsid w:val="004D059C"/>
    <w:rPr>
      <w:rFonts w:ascii="宋体" w:eastAsia="宋体" w:hAnsi="宋体" w:cs="宋体"/>
      <w:sz w:val="18"/>
      <w:szCs w:val="18"/>
    </w:rPr>
  </w:style>
  <w:style w:type="paragraph" w:styleId="aa">
    <w:name w:val="header"/>
    <w:basedOn w:val="a"/>
    <w:link w:val="ab"/>
    <w:uiPriority w:val="99"/>
    <w:unhideWhenUsed/>
    <w:rsid w:val="004D059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D059C"/>
    <w:rPr>
      <w:rFonts w:ascii="宋体" w:eastAsia="宋体" w:hAnsi="宋体" w:cs="宋体"/>
      <w:sz w:val="18"/>
      <w:szCs w:val="18"/>
    </w:rPr>
  </w:style>
  <w:style w:type="paragraph" w:styleId="ac">
    <w:name w:val="footer"/>
    <w:basedOn w:val="a"/>
    <w:link w:val="ad"/>
    <w:uiPriority w:val="99"/>
    <w:unhideWhenUsed/>
    <w:rsid w:val="004D059C"/>
    <w:pPr>
      <w:tabs>
        <w:tab w:val="center" w:pos="4153"/>
        <w:tab w:val="right" w:pos="8306"/>
      </w:tabs>
      <w:snapToGrid w:val="0"/>
    </w:pPr>
    <w:rPr>
      <w:sz w:val="18"/>
      <w:szCs w:val="18"/>
    </w:rPr>
  </w:style>
  <w:style w:type="character" w:customStyle="1" w:styleId="ad">
    <w:name w:val="页脚 字符"/>
    <w:basedOn w:val="a0"/>
    <w:link w:val="ac"/>
    <w:uiPriority w:val="99"/>
    <w:rsid w:val="004D059C"/>
    <w:rPr>
      <w:rFonts w:ascii="宋体" w:eastAsia="宋体" w:hAnsi="宋体" w:cs="宋体"/>
      <w:sz w:val="18"/>
      <w:szCs w:val="18"/>
    </w:rPr>
  </w:style>
  <w:style w:type="paragraph" w:styleId="ae">
    <w:name w:val="footnote text"/>
    <w:basedOn w:val="a"/>
    <w:link w:val="af"/>
    <w:uiPriority w:val="99"/>
    <w:semiHidden/>
    <w:unhideWhenUsed/>
    <w:rsid w:val="006C76B2"/>
    <w:pPr>
      <w:snapToGrid w:val="0"/>
    </w:pPr>
    <w:rPr>
      <w:sz w:val="18"/>
      <w:szCs w:val="18"/>
    </w:rPr>
  </w:style>
  <w:style w:type="character" w:customStyle="1" w:styleId="af">
    <w:name w:val="脚注文本 字符"/>
    <w:basedOn w:val="a0"/>
    <w:link w:val="ae"/>
    <w:uiPriority w:val="99"/>
    <w:semiHidden/>
    <w:rsid w:val="006C76B2"/>
    <w:rPr>
      <w:rFonts w:ascii="宋体" w:eastAsia="宋体" w:hAnsi="宋体" w:cs="宋体"/>
      <w:sz w:val="18"/>
      <w:szCs w:val="18"/>
    </w:rPr>
  </w:style>
  <w:style w:type="character" w:styleId="af0">
    <w:name w:val="footnote reference"/>
    <w:basedOn w:val="a0"/>
    <w:uiPriority w:val="99"/>
    <w:semiHidden/>
    <w:unhideWhenUsed/>
    <w:rsid w:val="006C76B2"/>
    <w:rPr>
      <w:vertAlign w:val="superscript"/>
    </w:rPr>
  </w:style>
  <w:style w:type="character" w:styleId="af1">
    <w:name w:val="line number"/>
    <w:basedOn w:val="a0"/>
    <w:uiPriority w:val="99"/>
    <w:semiHidden/>
    <w:unhideWhenUsed/>
    <w:rsid w:val="00F37040"/>
  </w:style>
  <w:style w:type="paragraph" w:styleId="af2">
    <w:name w:val="caption"/>
    <w:basedOn w:val="a"/>
    <w:next w:val="a"/>
    <w:uiPriority w:val="35"/>
    <w:unhideWhenUsed/>
    <w:qFormat/>
    <w:rsid w:val="006B4B8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4277">
      <w:marLeft w:val="0"/>
      <w:marRight w:val="0"/>
      <w:marTop w:val="0"/>
      <w:marBottom w:val="0"/>
      <w:divBdr>
        <w:top w:val="none" w:sz="0" w:space="0" w:color="auto"/>
        <w:left w:val="none" w:sz="0" w:space="0" w:color="auto"/>
        <w:bottom w:val="none" w:sz="0" w:space="0" w:color="auto"/>
        <w:right w:val="none" w:sz="0" w:space="0" w:color="auto"/>
      </w:divBdr>
      <w:divsChild>
        <w:div w:id="878005847">
          <w:marLeft w:val="0"/>
          <w:marRight w:val="0"/>
          <w:marTop w:val="0"/>
          <w:marBottom w:val="0"/>
          <w:divBdr>
            <w:top w:val="none" w:sz="0" w:space="0" w:color="auto"/>
            <w:left w:val="none" w:sz="0" w:space="0" w:color="auto"/>
            <w:bottom w:val="none" w:sz="0" w:space="0" w:color="auto"/>
            <w:right w:val="none" w:sz="0" w:space="0" w:color="auto"/>
          </w:divBdr>
          <w:divsChild>
            <w:div w:id="2068794665">
              <w:marLeft w:val="0"/>
              <w:marRight w:val="0"/>
              <w:marTop w:val="0"/>
              <w:marBottom w:val="0"/>
              <w:divBdr>
                <w:top w:val="none" w:sz="0" w:space="0" w:color="auto"/>
                <w:left w:val="none" w:sz="0" w:space="0" w:color="auto"/>
                <w:bottom w:val="none" w:sz="0" w:space="0" w:color="auto"/>
                <w:right w:val="none" w:sz="0" w:space="0" w:color="auto"/>
              </w:divBdr>
              <w:divsChild>
                <w:div w:id="1694989547">
                  <w:marLeft w:val="0"/>
                  <w:marRight w:val="0"/>
                  <w:marTop w:val="0"/>
                  <w:marBottom w:val="0"/>
                  <w:divBdr>
                    <w:top w:val="none" w:sz="0" w:space="0" w:color="auto"/>
                    <w:left w:val="none" w:sz="0" w:space="0" w:color="auto"/>
                    <w:bottom w:val="none" w:sz="0" w:space="0" w:color="auto"/>
                    <w:right w:val="none" w:sz="0" w:space="0" w:color="auto"/>
                  </w:divBdr>
                  <w:divsChild>
                    <w:div w:id="209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02527">
      <w:marLeft w:val="0"/>
      <w:marRight w:val="0"/>
      <w:marTop w:val="0"/>
      <w:marBottom w:val="0"/>
      <w:divBdr>
        <w:top w:val="none" w:sz="0" w:space="0" w:color="auto"/>
        <w:left w:val="none" w:sz="0" w:space="0" w:color="auto"/>
        <w:bottom w:val="none" w:sz="0" w:space="0" w:color="auto"/>
        <w:right w:val="none" w:sz="0" w:space="0" w:color="auto"/>
      </w:divBdr>
      <w:divsChild>
        <w:div w:id="2071465051">
          <w:marLeft w:val="0"/>
          <w:marRight w:val="0"/>
          <w:marTop w:val="0"/>
          <w:marBottom w:val="0"/>
          <w:divBdr>
            <w:top w:val="none" w:sz="0" w:space="0" w:color="auto"/>
            <w:left w:val="none" w:sz="0" w:space="0" w:color="auto"/>
            <w:bottom w:val="none" w:sz="0" w:space="0" w:color="auto"/>
            <w:right w:val="none" w:sz="0" w:space="0" w:color="auto"/>
          </w:divBdr>
          <w:divsChild>
            <w:div w:id="621228300">
              <w:marLeft w:val="0"/>
              <w:marRight w:val="0"/>
              <w:marTop w:val="375"/>
              <w:marBottom w:val="0"/>
              <w:divBdr>
                <w:top w:val="none" w:sz="0" w:space="0" w:color="auto"/>
                <w:left w:val="none" w:sz="0" w:space="0" w:color="auto"/>
                <w:bottom w:val="none" w:sz="0" w:space="0" w:color="auto"/>
                <w:right w:val="none" w:sz="0" w:space="0" w:color="auto"/>
              </w:divBdr>
              <w:divsChild>
                <w:div w:id="782268401">
                  <w:marLeft w:val="0"/>
                  <w:marRight w:val="0"/>
                  <w:marTop w:val="0"/>
                  <w:marBottom w:val="0"/>
                  <w:divBdr>
                    <w:top w:val="single" w:sz="6" w:space="0" w:color="3B8BDF"/>
                    <w:left w:val="single" w:sz="6" w:space="0" w:color="3B8BDF"/>
                    <w:bottom w:val="single" w:sz="6" w:space="0" w:color="3B8BDF"/>
                    <w:right w:val="single" w:sz="6" w:space="0" w:color="3B8BDF"/>
                  </w:divBdr>
                </w:div>
                <w:div w:id="2067606549">
                  <w:marLeft w:val="0"/>
                  <w:marRight w:val="0"/>
                  <w:marTop w:val="90"/>
                  <w:marBottom w:val="0"/>
                  <w:divBdr>
                    <w:top w:val="none" w:sz="0" w:space="0" w:color="auto"/>
                    <w:left w:val="none" w:sz="0" w:space="0" w:color="auto"/>
                    <w:bottom w:val="none" w:sz="0" w:space="0" w:color="auto"/>
                    <w:right w:val="none" w:sz="0" w:space="0" w:color="auto"/>
                  </w:divBdr>
                </w:div>
              </w:divsChild>
            </w:div>
            <w:div w:id="702100707">
              <w:marLeft w:val="0"/>
              <w:marRight w:val="0"/>
              <w:marTop w:val="240"/>
              <w:marBottom w:val="0"/>
              <w:divBdr>
                <w:top w:val="none" w:sz="0" w:space="0" w:color="auto"/>
                <w:left w:val="none" w:sz="0" w:space="0" w:color="auto"/>
                <w:bottom w:val="none" w:sz="0" w:space="0" w:color="auto"/>
                <w:right w:val="none" w:sz="0" w:space="0" w:color="auto"/>
              </w:divBdr>
              <w:divsChild>
                <w:div w:id="8241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26738">
      <w:marLeft w:val="0"/>
      <w:marRight w:val="0"/>
      <w:marTop w:val="0"/>
      <w:marBottom w:val="0"/>
      <w:divBdr>
        <w:top w:val="none" w:sz="0" w:space="0" w:color="auto"/>
        <w:left w:val="none" w:sz="0" w:space="0" w:color="auto"/>
        <w:bottom w:val="none" w:sz="0" w:space="0" w:color="auto"/>
        <w:right w:val="none" w:sz="0" w:space="0" w:color="auto"/>
      </w:divBdr>
    </w:div>
    <w:div w:id="1694726448">
      <w:marLeft w:val="0"/>
      <w:marRight w:val="0"/>
      <w:marTop w:val="0"/>
      <w:marBottom w:val="0"/>
      <w:divBdr>
        <w:top w:val="none" w:sz="0" w:space="0" w:color="auto"/>
        <w:left w:val="none" w:sz="0" w:space="0" w:color="auto"/>
        <w:bottom w:val="none" w:sz="0" w:space="0" w:color="auto"/>
        <w:right w:val="none" w:sz="0" w:space="0" w:color="auto"/>
      </w:divBdr>
      <w:divsChild>
        <w:div w:id="288707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33D6F-9506-4729-8278-71B11F034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1158</Words>
  <Characters>6601</Characters>
  <Application>Microsoft Office Word</Application>
  <DocSecurity>0</DocSecurity>
  <Lines>55</Lines>
  <Paragraphs>15</Paragraphs>
  <ScaleCrop>false</ScaleCrop>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PC</cp:lastModifiedBy>
  <cp:revision>18</cp:revision>
  <dcterms:created xsi:type="dcterms:W3CDTF">2016-08-02T05:47:00Z</dcterms:created>
  <dcterms:modified xsi:type="dcterms:W3CDTF">2018-12-26T06:52:00Z</dcterms:modified>
</cp:coreProperties>
</file>